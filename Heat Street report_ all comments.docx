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A9AA5" w14:textId="77777777" w:rsidR="00D065C3" w:rsidRDefault="00D065C3" w:rsidP="00D065C3">
      <w:pPr>
        <w:pStyle w:val="Title"/>
      </w:pPr>
      <w:del w:id="0" w:author="Kieran Sinclair" w:date="2025-12-17T14:10:00Z">
        <w:r>
          <w:delText>H</w:delText>
        </w:r>
      </w:del>
      <w:r>
        <w:t>eat Street</w:t>
      </w:r>
    </w:p>
    <w:p w14:paraId="4E3E4EC2" w14:textId="71E26441" w:rsidR="003962C7" w:rsidRDefault="00D065C3" w:rsidP="00E1519D">
      <w:pPr>
        <w:pStyle w:val="Subtitle"/>
        <w:sectPr w:rsidR="003962C7" w:rsidSect="00330282">
          <w:headerReference w:type="default" r:id="rId11"/>
          <w:footerReference w:type="default" r:id="rId12"/>
          <w:pgSz w:w="11906" w:h="16838" w:code="9"/>
          <w:pgMar w:top="1440" w:right="1440" w:bottom="1440" w:left="1440" w:header="720" w:footer="720" w:gutter="0"/>
          <w:cols w:space="720"/>
          <w:docGrid w:linePitch="360"/>
        </w:sectPr>
      </w:pPr>
      <w:r>
        <w:t xml:space="preserve">Low-Carbon Heating </w:t>
      </w:r>
      <w:del w:id="1" w:author="Pil Krogh Tygesen" w:date="2026-01-06T08:57:00Z">
        <w:r w:rsidDel="00F80EC9">
          <w:delText>Solutions</w:delText>
        </w:r>
        <w:r w:rsidRPr="002A2357" w:rsidDel="00F80EC9">
          <w:delText xml:space="preserve"> </w:delText>
        </w:r>
      </w:del>
      <w:commentRangeStart w:id="2"/>
      <w:ins w:id="3" w:author="Pil Krogh Tygesen" w:date="2026-01-06T08:57:00Z">
        <w:r w:rsidR="00F80EC9">
          <w:t>potential</w:t>
        </w:r>
        <w:r w:rsidR="00F80EC9" w:rsidRPr="002A2357">
          <w:t xml:space="preserve"> </w:t>
        </w:r>
        <w:commentRangeEnd w:id="2"/>
        <w:r w:rsidR="00F80EC9">
          <w:rPr>
            <w:rStyle w:val="CommentReference"/>
            <w:rFonts w:eastAsiaTheme="minorEastAsia" w:cstheme="minorBidi"/>
            <w:color w:val="auto"/>
            <w:spacing w:val="0"/>
          </w:rPr>
          <w:commentReference w:id="2"/>
        </w:r>
      </w:ins>
      <w:r w:rsidRPr="002A2357">
        <w:t xml:space="preserve">for </w:t>
      </w:r>
      <w:r>
        <w:t>London</w:t>
      </w:r>
      <w:r w:rsidR="00EA4F5A">
        <w:t>’</w:t>
      </w:r>
      <w:r>
        <w:t>s</w:t>
      </w:r>
      <w:r w:rsidRPr="002A2357">
        <w:t xml:space="preserve"> Edwardian Terraced </w:t>
      </w:r>
      <w:r>
        <w:t>Housing</w:t>
      </w:r>
    </w:p>
    <w:p w14:paraId="731EA127" w14:textId="77777777" w:rsidR="00D065C3" w:rsidRDefault="00D065C3" w:rsidP="00733672">
      <w:pPr>
        <w:pStyle w:val="Heading1"/>
        <w:numPr>
          <w:ilvl w:val="0"/>
          <w:numId w:val="0"/>
        </w:numPr>
        <w:ind w:left="432" w:hanging="432"/>
      </w:pPr>
      <w:bookmarkStart w:id="4" w:name="_Toc216299489"/>
      <w:bookmarkStart w:id="5" w:name="_Toc216342767"/>
      <w:bookmarkStart w:id="6" w:name="_Toc216859998"/>
      <w:r>
        <w:lastRenderedPageBreak/>
        <w:t>Glossary of Abbreviations</w:t>
      </w:r>
      <w:bookmarkEnd w:id="4"/>
      <w:bookmarkEnd w:id="5"/>
      <w:bookmarkEnd w:id="6"/>
    </w:p>
    <w:tbl>
      <w:tblPr>
        <w:tblStyle w:val="TableStyle"/>
        <w:tblW w:w="0" w:type="auto"/>
        <w:tblLook w:val="04A0" w:firstRow="1" w:lastRow="0" w:firstColumn="1" w:lastColumn="0" w:noHBand="0" w:noVBand="1"/>
      </w:tblPr>
      <w:tblGrid>
        <w:gridCol w:w="1361"/>
        <w:gridCol w:w="6805"/>
      </w:tblGrid>
      <w:tr w:rsidR="00D065C3" w:rsidRPr="002B5937" w14:paraId="3129ACE6" w14:textId="77777777" w:rsidTr="002B5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FE0821" w14:textId="3718D293" w:rsidR="00D065C3" w:rsidRPr="002B5937" w:rsidRDefault="00D065C3" w:rsidP="00C35902">
            <w:pPr>
              <w:rPr>
                <w:sz w:val="18"/>
                <w:szCs w:val="20"/>
              </w:rPr>
            </w:pPr>
            <w:r w:rsidRPr="002B5937">
              <w:rPr>
                <w:sz w:val="18"/>
                <w:szCs w:val="20"/>
              </w:rPr>
              <w:t>Abbreviation</w:t>
            </w:r>
          </w:p>
        </w:tc>
        <w:tc>
          <w:tcPr>
            <w:tcW w:w="0" w:type="auto"/>
          </w:tcPr>
          <w:p w14:paraId="558AB5DA" w14:textId="4E531703" w:rsidR="00D065C3" w:rsidRPr="002B5937" w:rsidRDefault="00D065C3" w:rsidP="00C35902">
            <w:pPr>
              <w:cnfStyle w:val="100000000000" w:firstRow="1" w:lastRow="0" w:firstColumn="0" w:lastColumn="0" w:oddVBand="0" w:evenVBand="0" w:oddHBand="0" w:evenHBand="0" w:firstRowFirstColumn="0" w:firstRowLastColumn="0" w:lastRowFirstColumn="0" w:lastRowLastColumn="0"/>
              <w:rPr>
                <w:sz w:val="18"/>
                <w:szCs w:val="20"/>
              </w:rPr>
            </w:pPr>
            <w:r w:rsidRPr="002B5937">
              <w:rPr>
                <w:sz w:val="18"/>
                <w:szCs w:val="20"/>
              </w:rPr>
              <w:t>Definition</w:t>
            </w:r>
          </w:p>
        </w:tc>
      </w:tr>
      <w:tr w:rsidR="00D065C3" w:rsidRPr="002B5937" w14:paraId="14C55955"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3A65F4AA" w14:textId="7200D563" w:rsidR="00D065C3" w:rsidRPr="002B5937" w:rsidRDefault="00D065C3" w:rsidP="00C35902">
            <w:pPr>
              <w:rPr>
                <w:b w:val="0"/>
                <w:sz w:val="18"/>
                <w:szCs w:val="20"/>
              </w:rPr>
            </w:pPr>
            <w:r w:rsidRPr="002B5937">
              <w:rPr>
                <w:sz w:val="18"/>
                <w:szCs w:val="20"/>
              </w:rPr>
              <w:t>ASHP</w:t>
            </w:r>
          </w:p>
        </w:tc>
        <w:tc>
          <w:tcPr>
            <w:tcW w:w="0" w:type="auto"/>
          </w:tcPr>
          <w:p w14:paraId="7467F798" w14:textId="25072A0F" w:rsidR="00D065C3" w:rsidRPr="002B5937" w:rsidRDefault="00D065C3" w:rsidP="00C35902">
            <w:pPr>
              <w:cnfStyle w:val="000000000000" w:firstRow="0" w:lastRow="0" w:firstColumn="0" w:lastColumn="0" w:oddVBand="0" w:evenVBand="0" w:oddHBand="0" w:evenHBand="0" w:firstRowFirstColumn="0" w:firstRowLastColumn="0" w:lastRowFirstColumn="0" w:lastRowLastColumn="0"/>
              <w:rPr>
                <w:b/>
                <w:bCs/>
                <w:sz w:val="18"/>
                <w:szCs w:val="20"/>
              </w:rPr>
            </w:pPr>
            <w:r w:rsidRPr="002B5937">
              <w:rPr>
                <w:sz w:val="18"/>
                <w:szCs w:val="20"/>
              </w:rPr>
              <w:t>Air Source Heat Pump</w:t>
            </w:r>
          </w:p>
        </w:tc>
      </w:tr>
      <w:tr w:rsidR="00D065C3" w:rsidRPr="002B5937" w14:paraId="5A40E558" w14:textId="77777777" w:rsidTr="002B5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DFDF2F" w14:textId="06AB4E4B" w:rsidR="00D065C3" w:rsidRPr="002B5937" w:rsidRDefault="00D065C3" w:rsidP="00C35902">
            <w:pPr>
              <w:rPr>
                <w:b w:val="0"/>
                <w:sz w:val="18"/>
                <w:szCs w:val="20"/>
              </w:rPr>
            </w:pPr>
            <w:r w:rsidRPr="002B5937">
              <w:rPr>
                <w:sz w:val="18"/>
                <w:szCs w:val="20"/>
              </w:rPr>
              <w:t>BEIS</w:t>
            </w:r>
          </w:p>
        </w:tc>
        <w:tc>
          <w:tcPr>
            <w:tcW w:w="0" w:type="auto"/>
          </w:tcPr>
          <w:p w14:paraId="7082006A" w14:textId="74E7473E" w:rsidR="00D065C3" w:rsidRPr="002B5937" w:rsidRDefault="00D065C3" w:rsidP="00C35902">
            <w:pPr>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Department for Business, Energy and Industrial Strategy (predecessor to DESNZ)</w:t>
            </w:r>
          </w:p>
        </w:tc>
      </w:tr>
      <w:tr w:rsidR="00D065C3" w:rsidRPr="002B5937" w14:paraId="0F156327"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783E6ED2" w14:textId="42898CC2" w:rsidR="00D065C3" w:rsidRPr="002B5937" w:rsidRDefault="00D065C3" w:rsidP="00C35902">
            <w:pPr>
              <w:rPr>
                <w:b w:val="0"/>
                <w:sz w:val="18"/>
                <w:szCs w:val="20"/>
              </w:rPr>
            </w:pPr>
            <w:r w:rsidRPr="002B5937">
              <w:rPr>
                <w:sz w:val="18"/>
                <w:szCs w:val="20"/>
              </w:rPr>
              <w:t>BUS</w:t>
            </w:r>
          </w:p>
        </w:tc>
        <w:tc>
          <w:tcPr>
            <w:tcW w:w="0" w:type="auto"/>
          </w:tcPr>
          <w:p w14:paraId="0E2E58C4" w14:textId="31E9D428" w:rsidR="00D065C3" w:rsidRPr="002B5937" w:rsidRDefault="00D065C3" w:rsidP="00C35902">
            <w:pPr>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Boiler Upgrade Scheme</w:t>
            </w:r>
          </w:p>
        </w:tc>
      </w:tr>
      <w:tr w:rsidR="00D065C3" w:rsidRPr="002B5937" w14:paraId="5A2D2F7F" w14:textId="77777777" w:rsidTr="002B5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57991B" w14:textId="1283F2F5" w:rsidR="00D065C3" w:rsidRPr="002B5937" w:rsidRDefault="00D065C3" w:rsidP="00C35902">
            <w:pPr>
              <w:rPr>
                <w:b w:val="0"/>
                <w:sz w:val="18"/>
                <w:szCs w:val="20"/>
              </w:rPr>
            </w:pPr>
            <w:r w:rsidRPr="002B5937">
              <w:rPr>
                <w:sz w:val="18"/>
                <w:szCs w:val="20"/>
              </w:rPr>
              <w:t>COP</w:t>
            </w:r>
          </w:p>
        </w:tc>
        <w:tc>
          <w:tcPr>
            <w:tcW w:w="0" w:type="auto"/>
          </w:tcPr>
          <w:p w14:paraId="169950C4" w14:textId="6B0C4FFB" w:rsidR="00D065C3" w:rsidRPr="002B5937" w:rsidRDefault="00D065C3" w:rsidP="00C35902">
            <w:pPr>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Coefficient of Performance (heat pump efficiency measure)</w:t>
            </w:r>
          </w:p>
        </w:tc>
      </w:tr>
      <w:tr w:rsidR="00D065C3" w:rsidRPr="002B5937" w14:paraId="54710A0E"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3B0B70E5" w14:textId="0F9BA184" w:rsidR="00D065C3" w:rsidRPr="002B5937" w:rsidRDefault="00D065C3" w:rsidP="00C35902">
            <w:pPr>
              <w:rPr>
                <w:b w:val="0"/>
                <w:sz w:val="18"/>
                <w:szCs w:val="20"/>
              </w:rPr>
            </w:pPr>
            <w:r w:rsidRPr="002B5937">
              <w:rPr>
                <w:sz w:val="18"/>
                <w:szCs w:val="20"/>
              </w:rPr>
              <w:t>DESNZ</w:t>
            </w:r>
          </w:p>
        </w:tc>
        <w:tc>
          <w:tcPr>
            <w:tcW w:w="0" w:type="auto"/>
          </w:tcPr>
          <w:p w14:paraId="40F6DDBA" w14:textId="6090040B" w:rsidR="00D065C3" w:rsidRPr="002B5937" w:rsidRDefault="00D065C3" w:rsidP="00C35902">
            <w:pPr>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Department for Energy Security and Net Zero</w:t>
            </w:r>
          </w:p>
        </w:tc>
      </w:tr>
      <w:tr w:rsidR="00D065C3" w:rsidRPr="002B5937" w14:paraId="0687105B" w14:textId="77777777" w:rsidTr="002B5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C43D57" w14:textId="068B3526" w:rsidR="00D065C3" w:rsidRPr="002B5937" w:rsidRDefault="00D065C3" w:rsidP="00C35902">
            <w:pPr>
              <w:rPr>
                <w:b w:val="0"/>
                <w:sz w:val="18"/>
                <w:szCs w:val="20"/>
              </w:rPr>
            </w:pPr>
            <w:r w:rsidRPr="002B5937">
              <w:rPr>
                <w:sz w:val="18"/>
                <w:szCs w:val="20"/>
              </w:rPr>
              <w:t>ECO</w:t>
            </w:r>
          </w:p>
        </w:tc>
        <w:tc>
          <w:tcPr>
            <w:tcW w:w="0" w:type="auto"/>
          </w:tcPr>
          <w:p w14:paraId="52720301" w14:textId="2582B9B9" w:rsidR="00D065C3" w:rsidRPr="002B5937" w:rsidRDefault="00D065C3" w:rsidP="00C35902">
            <w:pPr>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Energy Company Obligation</w:t>
            </w:r>
          </w:p>
        </w:tc>
      </w:tr>
      <w:tr w:rsidR="00D065C3" w:rsidRPr="002B5937" w14:paraId="18E38C23"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4DB6D895" w14:textId="6C83E86A" w:rsidR="00D065C3" w:rsidRPr="002B5937" w:rsidRDefault="00D065C3" w:rsidP="00C35902">
            <w:pPr>
              <w:rPr>
                <w:b w:val="0"/>
                <w:sz w:val="18"/>
                <w:szCs w:val="20"/>
              </w:rPr>
            </w:pPr>
            <w:r w:rsidRPr="002B5937">
              <w:rPr>
                <w:sz w:val="18"/>
                <w:szCs w:val="20"/>
              </w:rPr>
              <w:t>EPC</w:t>
            </w:r>
          </w:p>
        </w:tc>
        <w:tc>
          <w:tcPr>
            <w:tcW w:w="0" w:type="auto"/>
          </w:tcPr>
          <w:p w14:paraId="7A9FB8B2" w14:textId="1B781236" w:rsidR="00D065C3" w:rsidRPr="002B5937" w:rsidRDefault="00D065C3" w:rsidP="00C35902">
            <w:pPr>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Energy Performance Certificate</w:t>
            </w:r>
          </w:p>
        </w:tc>
      </w:tr>
      <w:tr w:rsidR="00D065C3" w:rsidRPr="002B5937" w14:paraId="07B9EFF5" w14:textId="77777777" w:rsidTr="002B5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0DB117" w14:textId="03374A5F" w:rsidR="00D065C3" w:rsidRPr="002B5937" w:rsidRDefault="00D065C3" w:rsidP="00C35902">
            <w:pPr>
              <w:rPr>
                <w:b w:val="0"/>
                <w:sz w:val="18"/>
                <w:szCs w:val="20"/>
              </w:rPr>
            </w:pPr>
            <w:r w:rsidRPr="002B5937">
              <w:rPr>
                <w:sz w:val="18"/>
                <w:szCs w:val="20"/>
              </w:rPr>
              <w:t>HIU</w:t>
            </w:r>
          </w:p>
        </w:tc>
        <w:tc>
          <w:tcPr>
            <w:tcW w:w="0" w:type="auto"/>
          </w:tcPr>
          <w:p w14:paraId="7E4FA182" w14:textId="7B2CD31C" w:rsidR="00D065C3" w:rsidRPr="002B5937" w:rsidRDefault="00D065C3" w:rsidP="00C35902">
            <w:pPr>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Heat Interface Unit (for district heating connection)</w:t>
            </w:r>
          </w:p>
        </w:tc>
      </w:tr>
      <w:tr w:rsidR="00D065C3" w:rsidRPr="002B5937" w14:paraId="152A7FF2"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7CFABA5E" w14:textId="1A7B2D33" w:rsidR="00D065C3" w:rsidRPr="002B5937" w:rsidRDefault="00D065C3" w:rsidP="00C35902">
            <w:pPr>
              <w:rPr>
                <w:b w:val="0"/>
                <w:sz w:val="18"/>
                <w:szCs w:val="20"/>
              </w:rPr>
            </w:pPr>
            <w:r w:rsidRPr="002B5937">
              <w:rPr>
                <w:sz w:val="18"/>
                <w:szCs w:val="20"/>
              </w:rPr>
              <w:t>HRR</w:t>
            </w:r>
          </w:p>
        </w:tc>
        <w:tc>
          <w:tcPr>
            <w:tcW w:w="0" w:type="auto"/>
          </w:tcPr>
          <w:p w14:paraId="39CC9EFC" w14:textId="0281BF8B" w:rsidR="00D065C3" w:rsidRPr="002B5937" w:rsidRDefault="00D065C3" w:rsidP="00C35902">
            <w:pPr>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Heat Retention Rating (Scottish EPC metric)</w:t>
            </w:r>
          </w:p>
        </w:tc>
      </w:tr>
      <w:tr w:rsidR="00D065C3" w:rsidRPr="002B5937" w14:paraId="43C8BDD0" w14:textId="77777777" w:rsidTr="002B5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073F37" w14:textId="0726A9D6" w:rsidR="00D065C3" w:rsidRPr="002B5937" w:rsidRDefault="00D065C3" w:rsidP="00C35902">
            <w:pPr>
              <w:rPr>
                <w:b w:val="0"/>
                <w:sz w:val="18"/>
                <w:szCs w:val="20"/>
              </w:rPr>
            </w:pPr>
            <w:r w:rsidRPr="002B5937">
              <w:rPr>
                <w:sz w:val="18"/>
                <w:szCs w:val="20"/>
              </w:rPr>
              <w:t>MEES</w:t>
            </w:r>
          </w:p>
        </w:tc>
        <w:tc>
          <w:tcPr>
            <w:tcW w:w="0" w:type="auto"/>
          </w:tcPr>
          <w:p w14:paraId="4610ED8F" w14:textId="714E1EFA" w:rsidR="00D065C3" w:rsidRPr="002B5937" w:rsidRDefault="00D065C3" w:rsidP="00C35902">
            <w:pPr>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Minimum Energy Efficiency Standards</w:t>
            </w:r>
          </w:p>
        </w:tc>
      </w:tr>
      <w:tr w:rsidR="00D065C3" w:rsidRPr="002B5937" w14:paraId="6AC4E885"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27E4B6A0" w14:textId="1F191D32" w:rsidR="00D065C3" w:rsidRPr="002B5937" w:rsidRDefault="00D065C3" w:rsidP="00C35902">
            <w:pPr>
              <w:rPr>
                <w:b w:val="0"/>
                <w:sz w:val="18"/>
                <w:szCs w:val="20"/>
              </w:rPr>
            </w:pPr>
            <w:r w:rsidRPr="002B5937">
              <w:rPr>
                <w:sz w:val="18"/>
                <w:szCs w:val="20"/>
              </w:rPr>
              <w:t>MCS</w:t>
            </w:r>
          </w:p>
        </w:tc>
        <w:tc>
          <w:tcPr>
            <w:tcW w:w="0" w:type="auto"/>
          </w:tcPr>
          <w:p w14:paraId="0C3EE455" w14:textId="2181C9C7" w:rsidR="00D065C3" w:rsidRPr="002B5937" w:rsidRDefault="00D065C3" w:rsidP="00C35902">
            <w:pPr>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Microgeneration Certification Scheme</w:t>
            </w:r>
          </w:p>
        </w:tc>
      </w:tr>
      <w:tr w:rsidR="00D065C3" w:rsidRPr="002B5937" w14:paraId="6AB0565B" w14:textId="77777777" w:rsidTr="002B5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AEFA02" w14:textId="09EDD99F" w:rsidR="00D065C3" w:rsidRPr="002B5937" w:rsidRDefault="00D065C3" w:rsidP="00C35902">
            <w:pPr>
              <w:rPr>
                <w:b w:val="0"/>
                <w:sz w:val="18"/>
                <w:szCs w:val="20"/>
              </w:rPr>
            </w:pPr>
            <w:r w:rsidRPr="002B5937">
              <w:rPr>
                <w:sz w:val="18"/>
                <w:szCs w:val="20"/>
              </w:rPr>
              <w:t>PRS</w:t>
            </w:r>
          </w:p>
        </w:tc>
        <w:tc>
          <w:tcPr>
            <w:tcW w:w="0" w:type="auto"/>
          </w:tcPr>
          <w:p w14:paraId="1EBA0169" w14:textId="04C26635" w:rsidR="00D065C3" w:rsidRPr="002B5937" w:rsidRDefault="00D065C3" w:rsidP="00C35902">
            <w:pPr>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Private Rented Sector</w:t>
            </w:r>
          </w:p>
        </w:tc>
      </w:tr>
      <w:tr w:rsidR="00D065C3" w:rsidRPr="002B5937" w14:paraId="4259D1B1"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4C9EE809" w14:textId="0ACE44AD" w:rsidR="00D065C3" w:rsidRPr="002B5937" w:rsidRDefault="00D065C3" w:rsidP="00C35902">
            <w:pPr>
              <w:rPr>
                <w:b w:val="0"/>
                <w:sz w:val="18"/>
                <w:szCs w:val="20"/>
              </w:rPr>
            </w:pPr>
            <w:proofErr w:type="spellStart"/>
            <w:r w:rsidRPr="002B5937">
              <w:rPr>
                <w:sz w:val="18"/>
                <w:szCs w:val="20"/>
              </w:rPr>
              <w:t>RdSAP</w:t>
            </w:r>
            <w:proofErr w:type="spellEnd"/>
          </w:p>
        </w:tc>
        <w:tc>
          <w:tcPr>
            <w:tcW w:w="0" w:type="auto"/>
          </w:tcPr>
          <w:p w14:paraId="07386EC0" w14:textId="262D5E5E" w:rsidR="00D065C3" w:rsidRPr="002B5937" w:rsidRDefault="00D065C3" w:rsidP="00C35902">
            <w:pPr>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Reduced data Standard Assessment Procedure</w:t>
            </w:r>
          </w:p>
        </w:tc>
      </w:tr>
      <w:tr w:rsidR="00D065C3" w:rsidRPr="002B5937" w14:paraId="5A2FD0E8" w14:textId="77777777" w:rsidTr="002B5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30FF4F" w14:textId="776E40B3" w:rsidR="00D065C3" w:rsidRPr="002B5937" w:rsidRDefault="00D065C3" w:rsidP="00C35902">
            <w:pPr>
              <w:rPr>
                <w:b w:val="0"/>
                <w:sz w:val="18"/>
                <w:szCs w:val="20"/>
              </w:rPr>
            </w:pPr>
            <w:r w:rsidRPr="002B5937">
              <w:rPr>
                <w:sz w:val="18"/>
                <w:szCs w:val="20"/>
              </w:rPr>
              <w:t>SAP</w:t>
            </w:r>
          </w:p>
        </w:tc>
        <w:tc>
          <w:tcPr>
            <w:tcW w:w="0" w:type="auto"/>
          </w:tcPr>
          <w:p w14:paraId="1ABF490D" w14:textId="5BB50CDC" w:rsidR="00D065C3" w:rsidRPr="002B5937" w:rsidRDefault="00D065C3" w:rsidP="00C35902">
            <w:pPr>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Standard Assessment Procedure</w:t>
            </w:r>
          </w:p>
        </w:tc>
      </w:tr>
      <w:tr w:rsidR="00D065C3" w:rsidRPr="002B5937" w14:paraId="247E878B"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4E858E51" w14:textId="2522A45B" w:rsidR="00D065C3" w:rsidRPr="002B5937" w:rsidRDefault="00D065C3" w:rsidP="00C35902">
            <w:pPr>
              <w:rPr>
                <w:b w:val="0"/>
                <w:sz w:val="18"/>
                <w:szCs w:val="20"/>
              </w:rPr>
            </w:pPr>
            <w:r w:rsidRPr="002B5937">
              <w:rPr>
                <w:sz w:val="18"/>
                <w:szCs w:val="20"/>
              </w:rPr>
              <w:t>TRV</w:t>
            </w:r>
          </w:p>
        </w:tc>
        <w:tc>
          <w:tcPr>
            <w:tcW w:w="0" w:type="auto"/>
          </w:tcPr>
          <w:p w14:paraId="74B191B0" w14:textId="3D080E20" w:rsidR="00D065C3" w:rsidRPr="002B5937" w:rsidRDefault="00D065C3" w:rsidP="00C35902">
            <w:pPr>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Thermostatic Radiator Valve</w:t>
            </w:r>
          </w:p>
        </w:tc>
      </w:tr>
    </w:tbl>
    <w:p w14:paraId="28A3AB46" w14:textId="77777777" w:rsidR="00D065C3" w:rsidRPr="00D065C3" w:rsidRDefault="00D065C3" w:rsidP="00C35902"/>
    <w:p w14:paraId="16ADA9B6" w14:textId="77777777" w:rsidR="00D065C3" w:rsidRDefault="00D065C3" w:rsidP="00C35902">
      <w:r>
        <w:br w:type="page"/>
      </w:r>
    </w:p>
    <w:p w14:paraId="1F54735A" w14:textId="77777777" w:rsidR="00D065C3" w:rsidRDefault="00D065C3" w:rsidP="00C35902">
      <w:pPr>
        <w:pStyle w:val="Heading1"/>
        <w:numPr>
          <w:ilvl w:val="0"/>
          <w:numId w:val="0"/>
        </w:numPr>
        <w:ind w:left="432" w:hanging="432"/>
      </w:pPr>
      <w:bookmarkStart w:id="7" w:name="_Toc216299491"/>
      <w:bookmarkStart w:id="8" w:name="_Toc216342768"/>
      <w:bookmarkStart w:id="9" w:name="_Toc216859999"/>
      <w:r>
        <w:lastRenderedPageBreak/>
        <w:t>Executive Summary</w:t>
      </w:r>
      <w:bookmarkEnd w:id="7"/>
      <w:bookmarkEnd w:id="8"/>
      <w:bookmarkEnd w:id="9"/>
    </w:p>
    <w:p w14:paraId="05D9FB12" w14:textId="24DF75AE" w:rsidR="00D065C3" w:rsidRDefault="00D065C3" w:rsidP="00C35902">
      <w:commentRangeStart w:id="10"/>
      <w:r>
        <w:t>London</w:t>
      </w:r>
      <w:r w:rsidR="00EA4F5A">
        <w:t>’</w:t>
      </w:r>
      <w:r>
        <w:t xml:space="preserve">s </w:t>
      </w:r>
      <w:commentRangeEnd w:id="10"/>
      <w:r w:rsidR="00F80EC9">
        <w:rPr>
          <w:rStyle w:val="CommentReference"/>
        </w:rPr>
        <w:commentReference w:id="10"/>
      </w:r>
      <w:r>
        <w:t>Edwardian terraced houses</w:t>
      </w:r>
      <w:r w:rsidR="00EA4F5A">
        <w:t xml:space="preserve">, </w:t>
      </w:r>
      <w:r>
        <w:t>over 700,000 dwellings</w:t>
      </w:r>
      <w:r w:rsidR="00EA4F5A">
        <w:t xml:space="preserve">, </w:t>
      </w:r>
      <w:r>
        <w:t>represent one of the city</w:t>
      </w:r>
      <w:r w:rsidR="00EA4F5A">
        <w:t>’</w:t>
      </w:r>
      <w:r>
        <w:t>s largest and most energy-intensive archetypes. They are emblematic of the UK</w:t>
      </w:r>
      <w:r w:rsidR="00EA4F5A">
        <w:t>’</w:t>
      </w:r>
      <w:r>
        <w:t xml:space="preserve">s retrofit challenge: hard-to-insulate solid brick walls, high heat loss, near-universal dependence on gas boilers, and </w:t>
      </w:r>
      <w:ins w:id="11" w:author="Pil Krogh Tygesen" w:date="2026-01-06T08:58:00Z">
        <w:r w:rsidR="00F80EC9">
          <w:t xml:space="preserve">general </w:t>
        </w:r>
      </w:ins>
      <w:r>
        <w:t>slow adoption of low-carbon heating.</w:t>
      </w:r>
    </w:p>
    <w:p w14:paraId="16819DEF" w14:textId="3FFC269E" w:rsidR="00D065C3" w:rsidRDefault="00D065C3" w:rsidP="00C35902">
      <w:r>
        <w:t xml:space="preserve">This project set out originally to model retrofit and decarbonisation options through detailed on-site assessments of a single </w:t>
      </w:r>
      <w:proofErr w:type="gramStart"/>
      <w:r>
        <w:t>London street</w:t>
      </w:r>
      <w:proofErr w:type="gramEnd"/>
      <w:r>
        <w:t xml:space="preserve"> (</w:t>
      </w:r>
      <w:r w:rsidR="00EA4F5A">
        <w:t>‘</w:t>
      </w:r>
      <w:r>
        <w:t>Heat Street</w:t>
      </w:r>
      <w:r w:rsidR="00EA4F5A">
        <w:t>’</w:t>
      </w:r>
      <w:r>
        <w:t>). However, access constraints necessitated a revised approach, drawing instead on the entire EPC dataset for London</w:t>
      </w:r>
      <w:r w:rsidR="00EA4F5A">
        <w:t>’</w:t>
      </w:r>
      <w:r>
        <w:t>s Edwardian terraces</w:t>
      </w:r>
      <w:r w:rsidR="00EA4F5A">
        <w:t xml:space="preserve">, </w:t>
      </w:r>
      <w:r>
        <w:t xml:space="preserve">covering 704,483 unique dwellings. This </w:t>
      </w:r>
      <w:r w:rsidR="00EA4F5A">
        <w:t>‘</w:t>
      </w:r>
      <w:commentRangeStart w:id="12"/>
      <w:r>
        <w:t>Option 1b — Large Data Analysis</w:t>
      </w:r>
      <w:r w:rsidR="00EA4F5A">
        <w:t>’</w:t>
      </w:r>
      <w:r>
        <w:t xml:space="preserve"> </w:t>
      </w:r>
      <w:commentRangeEnd w:id="12"/>
      <w:r w:rsidR="00F80EC9">
        <w:rPr>
          <w:rStyle w:val="CommentReference"/>
        </w:rPr>
        <w:commentReference w:id="12"/>
      </w:r>
      <w:r>
        <w:t>approach uses scale to overcome individual EPC noise and produces robust aggregate insights.</w:t>
      </w:r>
    </w:p>
    <w:p w14:paraId="05949CBD" w14:textId="77777777" w:rsidR="00D065C3" w:rsidRDefault="00D065C3" w:rsidP="00C35902">
      <w:pPr>
        <w:pStyle w:val="Heading2"/>
        <w:numPr>
          <w:ilvl w:val="0"/>
          <w:numId w:val="0"/>
        </w:numPr>
        <w:ind w:left="576" w:hanging="576"/>
      </w:pPr>
      <w:bookmarkStart w:id="13" w:name="_Toc216299492"/>
      <w:bookmarkStart w:id="14" w:name="_Toc216199696"/>
      <w:bookmarkStart w:id="15" w:name="_Toc216342769"/>
      <w:bookmarkStart w:id="16" w:name="_Toc216860000"/>
      <w:r>
        <w:t xml:space="preserve">Key </w:t>
      </w:r>
      <w:commentRangeStart w:id="17"/>
      <w:r>
        <w:t>Findings</w:t>
      </w:r>
      <w:bookmarkEnd w:id="13"/>
      <w:bookmarkEnd w:id="14"/>
      <w:bookmarkEnd w:id="15"/>
      <w:bookmarkEnd w:id="16"/>
      <w:commentRangeEnd w:id="17"/>
      <w:r w:rsidR="00F80EC9">
        <w:rPr>
          <w:rStyle w:val="CommentReference"/>
          <w:rFonts w:eastAsiaTheme="minorEastAsia" w:cstheme="minorBidi"/>
          <w:b w:val="0"/>
        </w:rPr>
        <w:commentReference w:id="17"/>
      </w:r>
    </w:p>
    <w:tbl>
      <w:tblPr>
        <w:tblStyle w:val="TableStyle"/>
        <w:tblW w:w="0" w:type="auto"/>
        <w:tblLook w:val="04A0" w:firstRow="1" w:lastRow="0" w:firstColumn="1" w:lastColumn="0" w:noHBand="0" w:noVBand="1"/>
      </w:tblPr>
      <w:tblGrid>
        <w:gridCol w:w="9016"/>
      </w:tblGrid>
      <w:tr w:rsidR="00C35902" w14:paraId="607E86D0" w14:textId="77777777" w:rsidTr="002B5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64E8AD" w14:textId="77777777" w:rsidR="00C35902" w:rsidRPr="00C35902" w:rsidRDefault="00C35902" w:rsidP="00C35902">
            <w:r w:rsidRPr="00C35902">
              <w:t>Stock Characteristics at a Glance</w:t>
            </w:r>
          </w:p>
          <w:p w14:paraId="4E3F0937" w14:textId="77777777" w:rsidR="00C35902" w:rsidRPr="00C35902" w:rsidRDefault="00C35902" w:rsidP="00C35902">
            <w:r w:rsidRPr="00C35902">
              <w:t xml:space="preserve">52.5% rated EPC </w:t>
            </w:r>
            <w:proofErr w:type="gramStart"/>
            <w:r w:rsidRPr="00C35902">
              <w:t>D  |</w:t>
            </w:r>
            <w:proofErr w:type="gramEnd"/>
            <w:r w:rsidRPr="00C35902">
              <w:t xml:space="preserve">  28.4% rated EPC C  |  Only 4% rated A/B</w:t>
            </w:r>
          </w:p>
          <w:p w14:paraId="6351710C" w14:textId="77777777" w:rsidR="00C35902" w:rsidRPr="00C35902" w:rsidRDefault="00C35902" w:rsidP="00C35902">
            <w:r w:rsidRPr="00C35902">
              <w:t xml:space="preserve">95.8% use gas </w:t>
            </w:r>
            <w:proofErr w:type="gramStart"/>
            <w:r w:rsidRPr="00C35902">
              <w:t>boilers  |</w:t>
            </w:r>
            <w:proofErr w:type="gramEnd"/>
            <w:r w:rsidRPr="00C35902">
              <w:t xml:space="preserve">  </w:t>
            </w:r>
            <w:commentRangeStart w:id="18"/>
            <w:commentRangeStart w:id="19"/>
            <w:r w:rsidRPr="00C35902">
              <w:t>Only 0.55% have heat pumps</w:t>
            </w:r>
            <w:commentRangeEnd w:id="18"/>
            <w:r w:rsidR="009D3582">
              <w:rPr>
                <w:rStyle w:val="CommentReference"/>
                <w:b w:val="0"/>
                <w:kern w:val="0"/>
                <w14:ligatures w14:val="none"/>
              </w:rPr>
              <w:commentReference w:id="18"/>
            </w:r>
            <w:commentRangeEnd w:id="19"/>
            <w:r w:rsidR="00DA1C1E">
              <w:rPr>
                <w:rStyle w:val="CommentReference"/>
                <w:b w:val="0"/>
                <w:kern w:val="0"/>
                <w14:ligatures w14:val="none"/>
              </w:rPr>
              <w:commentReference w:id="19"/>
            </w:r>
          </w:p>
          <w:p w14:paraId="16589CA8" w14:textId="466AD30B" w:rsidR="00C35902" w:rsidRDefault="00C35902" w:rsidP="00C35902">
            <w:commentRangeStart w:id="20"/>
            <w:r w:rsidRPr="00C35902">
              <w:t xml:space="preserve">Mean energy demand: 231 kWh/m²/year  </w:t>
            </w:r>
            <w:commentRangeEnd w:id="20"/>
            <w:r w:rsidR="00286C21">
              <w:rPr>
                <w:rStyle w:val="CommentReference"/>
                <w:b w:val="0"/>
                <w:kern w:val="0"/>
                <w14:ligatures w14:val="none"/>
              </w:rPr>
              <w:commentReference w:id="20"/>
            </w:r>
            <w:proofErr w:type="gramStart"/>
            <w:r w:rsidRPr="00C35902">
              <w:t>|  CO</w:t>
            </w:r>
            <w:proofErr w:type="gramEnd"/>
            <w:r w:rsidRPr="00C35902">
              <w:rPr>
                <w:rFonts w:ascii="Cambria Math" w:hAnsi="Cambria Math" w:cs="Cambria Math"/>
              </w:rPr>
              <w:t>₂</w:t>
            </w:r>
            <w:r w:rsidRPr="00C35902">
              <w:t xml:space="preserve">: approximately 40 </w:t>
            </w:r>
            <w:proofErr w:type="spellStart"/>
            <w:r w:rsidRPr="00C35902">
              <w:t>kgCO</w:t>
            </w:r>
            <w:proofErr w:type="spellEnd"/>
            <w:r w:rsidRPr="00C35902">
              <w:rPr>
                <w:rFonts w:ascii="Cambria Math" w:hAnsi="Cambria Math" w:cs="Cambria Math"/>
              </w:rPr>
              <w:t>₂</w:t>
            </w:r>
            <w:r w:rsidRPr="00C35902">
              <w:t>/m²</w:t>
            </w:r>
          </w:p>
        </w:tc>
      </w:tr>
    </w:tbl>
    <w:p w14:paraId="65BA62CA" w14:textId="77777777" w:rsidR="00C35902" w:rsidRPr="00C35902" w:rsidRDefault="00C35902" w:rsidP="00C35902"/>
    <w:p w14:paraId="08D7ADF6" w14:textId="77777777" w:rsidR="00D065C3" w:rsidRDefault="00D065C3" w:rsidP="00C35902">
      <w:pPr>
        <w:pStyle w:val="Heading3"/>
        <w:numPr>
          <w:ilvl w:val="0"/>
          <w:numId w:val="0"/>
        </w:numPr>
        <w:ind w:left="720" w:hanging="720"/>
      </w:pPr>
      <w:bookmarkStart w:id="21" w:name="_Toc216299493"/>
      <w:bookmarkStart w:id="22" w:name="_Toc216199697"/>
      <w:bookmarkStart w:id="23" w:name="_Toc216342770"/>
      <w:bookmarkStart w:id="24" w:name="_Toc216860001"/>
      <w:r>
        <w:t>Building Fabric Gaps</w:t>
      </w:r>
      <w:bookmarkEnd w:id="21"/>
      <w:bookmarkEnd w:id="22"/>
      <w:bookmarkEnd w:id="23"/>
      <w:bookmarkEnd w:id="24"/>
    </w:p>
    <w:p w14:paraId="55396413" w14:textId="77777777" w:rsidR="00D065C3" w:rsidRDefault="00D065C3" w:rsidP="00C60029">
      <w:pPr>
        <w:pStyle w:val="ListParagraph"/>
        <w:numPr>
          <w:ilvl w:val="0"/>
          <w:numId w:val="6"/>
        </w:numPr>
      </w:pPr>
      <w:r>
        <w:t>Loft insulation weak or absent in approximately 64% of homes</w:t>
      </w:r>
    </w:p>
    <w:p w14:paraId="15C0FF1A" w14:textId="77777777" w:rsidR="00D065C3" w:rsidRDefault="00D065C3" w:rsidP="00C60029">
      <w:pPr>
        <w:pStyle w:val="ListParagraph"/>
        <w:numPr>
          <w:ilvl w:val="0"/>
          <w:numId w:val="6"/>
        </w:numPr>
      </w:pPr>
      <w:commentRangeStart w:id="25"/>
      <w:r>
        <w:t xml:space="preserve">Solid walls </w:t>
      </w:r>
      <w:commentRangeEnd w:id="25"/>
      <w:r w:rsidR="00FB5AE0">
        <w:rPr>
          <w:rStyle w:val="CommentReference"/>
          <w:iCs w:val="0"/>
        </w:rPr>
        <w:commentReference w:id="25"/>
      </w:r>
      <w:r>
        <w:t>uninsulated in approximately 66% of properties</w:t>
      </w:r>
    </w:p>
    <w:p w14:paraId="280745E3" w14:textId="77777777" w:rsidR="00D065C3" w:rsidRDefault="00D065C3" w:rsidP="00C60029">
      <w:pPr>
        <w:pStyle w:val="ListParagraph"/>
        <w:numPr>
          <w:ilvl w:val="0"/>
          <w:numId w:val="6"/>
        </w:numPr>
      </w:pPr>
      <w:commentRangeStart w:id="26"/>
      <w:r>
        <w:t>Radiator upsizing required in 96% for heat pump readiness</w:t>
      </w:r>
      <w:commentRangeEnd w:id="26"/>
      <w:r w:rsidR="00100360">
        <w:rPr>
          <w:rStyle w:val="CommentReference"/>
          <w:iCs w:val="0"/>
        </w:rPr>
        <w:commentReference w:id="26"/>
      </w:r>
    </w:p>
    <w:p w14:paraId="3A10ED35" w14:textId="77777777" w:rsidR="00D065C3" w:rsidRDefault="00D065C3" w:rsidP="00C60029">
      <w:pPr>
        <w:pStyle w:val="ListParagraph"/>
        <w:numPr>
          <w:ilvl w:val="0"/>
          <w:numId w:val="6"/>
        </w:numPr>
      </w:pPr>
      <w:r>
        <w:t xml:space="preserve">Double glazing already </w:t>
      </w:r>
      <w:proofErr w:type="gramStart"/>
      <w:r>
        <w:t>present</w:t>
      </w:r>
      <w:proofErr w:type="gramEnd"/>
      <w:r>
        <w:t xml:space="preserve"> in 91%—glazing is </w:t>
      </w:r>
      <w:r w:rsidRPr="002A2357">
        <w:t>not</w:t>
      </w:r>
      <w:r>
        <w:t xml:space="preserve"> a major remaining barrier</w:t>
      </w:r>
    </w:p>
    <w:p w14:paraId="3668D8A1" w14:textId="77777777" w:rsidR="00D065C3" w:rsidRDefault="00D065C3" w:rsidP="00C35902"/>
    <w:p w14:paraId="6F4B722D" w14:textId="77777777" w:rsidR="00D065C3" w:rsidRDefault="00D065C3" w:rsidP="00C35902">
      <w:pPr>
        <w:pStyle w:val="Heading3"/>
        <w:numPr>
          <w:ilvl w:val="0"/>
          <w:numId w:val="0"/>
        </w:numPr>
        <w:ind w:left="720" w:hanging="720"/>
      </w:pPr>
      <w:bookmarkStart w:id="27" w:name="_Toc216299494"/>
      <w:bookmarkStart w:id="28" w:name="_Toc216199698"/>
      <w:bookmarkStart w:id="29" w:name="_Toc216342771"/>
      <w:bookmarkStart w:id="30" w:name="_Toc216860002"/>
      <w:r>
        <w:t>Heat Pump Readiness</w:t>
      </w:r>
      <w:bookmarkEnd w:id="27"/>
      <w:bookmarkEnd w:id="28"/>
      <w:bookmarkEnd w:id="29"/>
      <w:bookmarkEnd w:id="30"/>
    </w:p>
    <w:p w14:paraId="3C681272" w14:textId="77777777" w:rsidR="00D065C3" w:rsidRDefault="00D065C3" w:rsidP="00C35902">
      <w:r>
        <w:t>A critical additional insight is the segmentation of the stock by readiness tier:</w:t>
      </w:r>
    </w:p>
    <w:p w14:paraId="0F44469D" w14:textId="7AF269D8" w:rsidR="00733672" w:rsidRDefault="00733672" w:rsidP="00733672">
      <w:pPr>
        <w:pStyle w:val="Caption"/>
        <w:keepNext/>
      </w:pPr>
      <w:r>
        <w:t xml:space="preserve">Table </w:t>
      </w:r>
      <w:r>
        <w:fldChar w:fldCharType="begin"/>
      </w:r>
      <w:r>
        <w:instrText xml:space="preserve"> SEQ Table \* ARABIC </w:instrText>
      </w:r>
      <w:r>
        <w:fldChar w:fldCharType="separate"/>
      </w:r>
      <w:r w:rsidR="003962C7">
        <w:rPr>
          <w:noProof/>
        </w:rPr>
        <w:t>1</w:t>
      </w:r>
      <w:r>
        <w:fldChar w:fldCharType="end"/>
      </w:r>
      <w:r>
        <w:t xml:space="preserve"> </w:t>
      </w:r>
      <w:r w:rsidRPr="00712232">
        <w:t>Heat Pump Readiness Tiers — classification of London</w:t>
      </w:r>
      <w:r w:rsidR="00EA4F5A">
        <w:t>’</w:t>
      </w:r>
      <w:r w:rsidRPr="00712232">
        <w:t>s Edwardian terraced stock by retrofit complexity</w:t>
      </w:r>
    </w:p>
    <w:tbl>
      <w:tblPr>
        <w:tblStyle w:val="TableStyle"/>
        <w:tblW w:w="0" w:type="auto"/>
        <w:tblLook w:val="04A0" w:firstRow="1" w:lastRow="0" w:firstColumn="1" w:lastColumn="0" w:noHBand="0" w:noVBand="1"/>
      </w:tblPr>
      <w:tblGrid>
        <w:gridCol w:w="2165"/>
        <w:gridCol w:w="1616"/>
        <w:gridCol w:w="1113"/>
        <w:gridCol w:w="2273"/>
        <w:gridCol w:w="1224"/>
      </w:tblGrid>
      <w:tr w:rsidR="002B5937" w:rsidRPr="002B5937" w14:paraId="458BFEC5" w14:textId="77777777" w:rsidTr="002B5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4A9381" w14:textId="370CDAD5" w:rsidR="002B5937" w:rsidRPr="002B5937" w:rsidRDefault="002B5937" w:rsidP="002B5937">
            <w:pPr>
              <w:jc w:val="left"/>
              <w:rPr>
                <w:sz w:val="18"/>
                <w:szCs w:val="20"/>
              </w:rPr>
            </w:pPr>
            <w:r w:rsidRPr="002B5937">
              <w:rPr>
                <w:sz w:val="18"/>
                <w:szCs w:val="20"/>
              </w:rPr>
              <w:t>Readiness Tier</w:t>
            </w:r>
          </w:p>
        </w:tc>
        <w:tc>
          <w:tcPr>
            <w:tcW w:w="0" w:type="auto"/>
          </w:tcPr>
          <w:p w14:paraId="5B098152" w14:textId="0333FBF1" w:rsidR="002B5937" w:rsidRPr="002B5937" w:rsidRDefault="002B5937" w:rsidP="002B5937">
            <w:pPr>
              <w:jc w:val="left"/>
              <w:cnfStyle w:val="100000000000" w:firstRow="1" w:lastRow="0" w:firstColumn="0" w:lastColumn="0" w:oddVBand="0" w:evenVBand="0" w:oddHBand="0" w:evenHBand="0" w:firstRowFirstColumn="0" w:firstRowLastColumn="0" w:lastRowFirstColumn="0" w:lastRowLastColumn="0"/>
              <w:rPr>
                <w:sz w:val="18"/>
                <w:szCs w:val="20"/>
              </w:rPr>
            </w:pPr>
            <w:r w:rsidRPr="002B5937">
              <w:rPr>
                <w:sz w:val="18"/>
                <w:szCs w:val="20"/>
              </w:rPr>
              <w:t>Proportion</w:t>
            </w:r>
          </w:p>
        </w:tc>
        <w:tc>
          <w:tcPr>
            <w:tcW w:w="0" w:type="auto"/>
          </w:tcPr>
          <w:p w14:paraId="16B30F3E" w14:textId="7C5508DD" w:rsidR="002B5937" w:rsidRPr="002B5937" w:rsidRDefault="002B5937" w:rsidP="002B5937">
            <w:pPr>
              <w:jc w:val="left"/>
              <w:cnfStyle w:val="100000000000" w:firstRow="1" w:lastRow="0" w:firstColumn="0" w:lastColumn="0" w:oddVBand="0" w:evenVBand="0" w:oddHBand="0" w:evenHBand="0" w:firstRowFirstColumn="0" w:firstRowLastColumn="0" w:lastRowFirstColumn="0" w:lastRowLastColumn="0"/>
              <w:rPr>
                <w:sz w:val="18"/>
                <w:szCs w:val="20"/>
              </w:rPr>
            </w:pPr>
            <w:r w:rsidRPr="002B5937">
              <w:rPr>
                <w:sz w:val="18"/>
                <w:szCs w:val="20"/>
              </w:rPr>
              <w:t>Properties</w:t>
            </w:r>
          </w:p>
        </w:tc>
        <w:tc>
          <w:tcPr>
            <w:tcW w:w="0" w:type="auto"/>
          </w:tcPr>
          <w:p w14:paraId="6E5C78F0" w14:textId="127DABB6" w:rsidR="002B5937" w:rsidRPr="002B5937" w:rsidRDefault="006444B8" w:rsidP="002B5937">
            <w:pPr>
              <w:jc w:val="left"/>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Mean Cost (fabric + HP)</w:t>
            </w:r>
          </w:p>
        </w:tc>
        <w:tc>
          <w:tcPr>
            <w:tcW w:w="0" w:type="auto"/>
          </w:tcPr>
          <w:p w14:paraId="6C9890F6" w14:textId="3244A38C" w:rsidR="002B5937" w:rsidRPr="002B5937" w:rsidRDefault="002B5937" w:rsidP="002B5937">
            <w:pPr>
              <w:jc w:val="left"/>
              <w:cnfStyle w:val="100000000000" w:firstRow="1" w:lastRow="0" w:firstColumn="0" w:lastColumn="0" w:oddVBand="0" w:evenVBand="0" w:oddHBand="0" w:evenHBand="0" w:firstRowFirstColumn="0" w:firstRowLastColumn="0" w:lastRowFirstColumn="0" w:lastRowLastColumn="0"/>
              <w:rPr>
                <w:sz w:val="18"/>
                <w:szCs w:val="20"/>
              </w:rPr>
            </w:pPr>
            <w:r w:rsidRPr="002B5937">
              <w:rPr>
                <w:sz w:val="18"/>
                <w:szCs w:val="20"/>
              </w:rPr>
              <w:t>Complexity</w:t>
            </w:r>
          </w:p>
        </w:tc>
      </w:tr>
      <w:tr w:rsidR="002B5937" w:rsidRPr="002B5937" w14:paraId="7D7F05AE"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465CCC82" w14:textId="0D09DAC0" w:rsidR="002B5937" w:rsidRPr="002B5937" w:rsidRDefault="002B5937" w:rsidP="002B5937">
            <w:pPr>
              <w:jc w:val="left"/>
              <w:rPr>
                <w:sz w:val="18"/>
                <w:szCs w:val="20"/>
              </w:rPr>
            </w:pPr>
            <w:commentRangeStart w:id="31"/>
            <w:r w:rsidRPr="002B5937">
              <w:rPr>
                <w:sz w:val="18"/>
                <w:szCs w:val="20"/>
              </w:rPr>
              <w:t>Tier 1: Ready now</w:t>
            </w:r>
          </w:p>
        </w:tc>
        <w:tc>
          <w:tcPr>
            <w:tcW w:w="0" w:type="auto"/>
          </w:tcPr>
          <w:p w14:paraId="711E732A" w14:textId="4E19B903"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25.0%</w:t>
            </w:r>
            <w:commentRangeEnd w:id="31"/>
            <w:r w:rsidR="00936929">
              <w:rPr>
                <w:rStyle w:val="CommentReference"/>
                <w:kern w:val="0"/>
                <w14:ligatures w14:val="none"/>
              </w:rPr>
              <w:commentReference w:id="32"/>
            </w:r>
            <w:r w:rsidR="00936929">
              <w:rPr>
                <w:rStyle w:val="CommentReference"/>
                <w:kern w:val="0"/>
                <w14:ligatures w14:val="none"/>
              </w:rPr>
              <w:commentReference w:id="31"/>
            </w:r>
          </w:p>
        </w:tc>
        <w:tc>
          <w:tcPr>
            <w:tcW w:w="0" w:type="auto"/>
          </w:tcPr>
          <w:p w14:paraId="3834FE3B" w14:textId="4BDB89F2"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176,000</w:t>
            </w:r>
          </w:p>
        </w:tc>
        <w:tc>
          <w:tcPr>
            <w:tcW w:w="0" w:type="auto"/>
          </w:tcPr>
          <w:p w14:paraId="6409ED88" w14:textId="4047EB4C"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£17,490</w:t>
            </w:r>
          </w:p>
        </w:tc>
        <w:tc>
          <w:tcPr>
            <w:tcW w:w="0" w:type="auto"/>
          </w:tcPr>
          <w:p w14:paraId="6BEA5AE9" w14:textId="221A890B"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Low</w:t>
            </w:r>
          </w:p>
        </w:tc>
      </w:tr>
      <w:tr w:rsidR="002B5937" w:rsidRPr="002B5937" w14:paraId="20E79F7C" w14:textId="77777777" w:rsidTr="002B5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C3B7F" w14:textId="70DE1F14" w:rsidR="002B5937" w:rsidRPr="002B5937" w:rsidRDefault="002B5937" w:rsidP="002B5937">
            <w:pPr>
              <w:jc w:val="left"/>
              <w:rPr>
                <w:sz w:val="18"/>
                <w:szCs w:val="20"/>
              </w:rPr>
            </w:pPr>
            <w:r w:rsidRPr="002B5937">
              <w:rPr>
                <w:sz w:val="18"/>
                <w:szCs w:val="20"/>
              </w:rPr>
              <w:t>Tier 2: Minor work</w:t>
            </w:r>
          </w:p>
        </w:tc>
        <w:tc>
          <w:tcPr>
            <w:tcW w:w="0" w:type="auto"/>
          </w:tcPr>
          <w:p w14:paraId="109338ED" w14:textId="145B239A"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8.3%</w:t>
            </w:r>
          </w:p>
        </w:tc>
        <w:tc>
          <w:tcPr>
            <w:tcW w:w="0" w:type="auto"/>
          </w:tcPr>
          <w:p w14:paraId="7AFBA201" w14:textId="07717CA0"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58,000</w:t>
            </w:r>
          </w:p>
        </w:tc>
        <w:tc>
          <w:tcPr>
            <w:tcW w:w="0" w:type="auto"/>
          </w:tcPr>
          <w:p w14:paraId="2282EC43" w14:textId="27C6CA03"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£19,077</w:t>
            </w:r>
          </w:p>
        </w:tc>
        <w:tc>
          <w:tcPr>
            <w:tcW w:w="0" w:type="auto"/>
          </w:tcPr>
          <w:p w14:paraId="13AE8F66" w14:textId="10409E4C"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Low</w:t>
            </w:r>
          </w:p>
        </w:tc>
      </w:tr>
      <w:tr w:rsidR="002B5937" w:rsidRPr="002B5937" w14:paraId="744E8324"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22A20414" w14:textId="0309EF8C" w:rsidR="002B5937" w:rsidRPr="002B5937" w:rsidRDefault="002B5937" w:rsidP="002B5937">
            <w:pPr>
              <w:jc w:val="left"/>
              <w:rPr>
                <w:sz w:val="18"/>
                <w:szCs w:val="20"/>
              </w:rPr>
            </w:pPr>
            <w:r w:rsidRPr="002B5937">
              <w:rPr>
                <w:sz w:val="18"/>
                <w:szCs w:val="20"/>
              </w:rPr>
              <w:t>Tier 3: Moderate work</w:t>
            </w:r>
          </w:p>
        </w:tc>
        <w:tc>
          <w:tcPr>
            <w:tcW w:w="0" w:type="auto"/>
          </w:tcPr>
          <w:p w14:paraId="3C8330DB" w14:textId="2F377DE4"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35.7%</w:t>
            </w:r>
          </w:p>
        </w:tc>
        <w:tc>
          <w:tcPr>
            <w:tcW w:w="0" w:type="auto"/>
          </w:tcPr>
          <w:p w14:paraId="0FF6273D" w14:textId="7EE557DD"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251,000</w:t>
            </w:r>
          </w:p>
        </w:tc>
        <w:tc>
          <w:tcPr>
            <w:tcW w:w="0" w:type="auto"/>
          </w:tcPr>
          <w:p w14:paraId="714C154A" w14:textId="3F68A76E"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£24,934</w:t>
            </w:r>
          </w:p>
        </w:tc>
        <w:tc>
          <w:tcPr>
            <w:tcW w:w="0" w:type="auto"/>
          </w:tcPr>
          <w:p w14:paraId="0ED9B8B0" w14:textId="2CEC0167"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Medium</w:t>
            </w:r>
          </w:p>
        </w:tc>
      </w:tr>
      <w:tr w:rsidR="002B5937" w:rsidRPr="002B5937" w14:paraId="7BDE4C48" w14:textId="77777777" w:rsidTr="002B5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29BFF9" w14:textId="1A2153B4" w:rsidR="002B5937" w:rsidRPr="002B5937" w:rsidRDefault="002B5937" w:rsidP="002B5937">
            <w:pPr>
              <w:jc w:val="left"/>
              <w:rPr>
                <w:sz w:val="18"/>
                <w:szCs w:val="20"/>
              </w:rPr>
            </w:pPr>
            <w:r w:rsidRPr="002B5937">
              <w:rPr>
                <w:sz w:val="18"/>
                <w:szCs w:val="20"/>
              </w:rPr>
              <w:t>Tier 4: Major work</w:t>
            </w:r>
          </w:p>
        </w:tc>
        <w:tc>
          <w:tcPr>
            <w:tcW w:w="0" w:type="auto"/>
          </w:tcPr>
          <w:p w14:paraId="74B6AEB6" w14:textId="0B94E973"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28.5%</w:t>
            </w:r>
          </w:p>
        </w:tc>
        <w:tc>
          <w:tcPr>
            <w:tcW w:w="0" w:type="auto"/>
          </w:tcPr>
          <w:p w14:paraId="1F5974AE" w14:textId="6ACC9812"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201,000</w:t>
            </w:r>
          </w:p>
        </w:tc>
        <w:tc>
          <w:tcPr>
            <w:tcW w:w="0" w:type="auto"/>
          </w:tcPr>
          <w:p w14:paraId="45DDF4BA" w14:textId="45F2ECB1"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£22,984</w:t>
            </w:r>
          </w:p>
        </w:tc>
        <w:tc>
          <w:tcPr>
            <w:tcW w:w="0" w:type="auto"/>
          </w:tcPr>
          <w:p w14:paraId="6F026247" w14:textId="136F0969"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High</w:t>
            </w:r>
          </w:p>
        </w:tc>
      </w:tr>
      <w:tr w:rsidR="002B5937" w:rsidRPr="002B5937" w14:paraId="2312C105"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446DB995" w14:textId="218398E9" w:rsidR="002B5937" w:rsidRPr="002B5937" w:rsidRDefault="002B5937" w:rsidP="002B5937">
            <w:pPr>
              <w:jc w:val="left"/>
              <w:rPr>
                <w:sz w:val="18"/>
                <w:szCs w:val="20"/>
              </w:rPr>
            </w:pPr>
            <w:r w:rsidRPr="002B5937">
              <w:rPr>
                <w:sz w:val="18"/>
                <w:szCs w:val="20"/>
              </w:rPr>
              <w:t>Tier 5: Extensive work</w:t>
            </w:r>
          </w:p>
        </w:tc>
        <w:tc>
          <w:tcPr>
            <w:tcW w:w="0" w:type="auto"/>
          </w:tcPr>
          <w:p w14:paraId="40756DC2" w14:textId="508DF00B"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2.5%</w:t>
            </w:r>
          </w:p>
        </w:tc>
        <w:tc>
          <w:tcPr>
            <w:tcW w:w="0" w:type="auto"/>
          </w:tcPr>
          <w:p w14:paraId="74008324" w14:textId="703EC82F"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18,000</w:t>
            </w:r>
          </w:p>
        </w:tc>
        <w:tc>
          <w:tcPr>
            <w:tcW w:w="0" w:type="auto"/>
          </w:tcPr>
          <w:p w14:paraId="52B3E9D9" w14:textId="3392AC62"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£30,666</w:t>
            </w:r>
          </w:p>
        </w:tc>
        <w:tc>
          <w:tcPr>
            <w:tcW w:w="0" w:type="auto"/>
          </w:tcPr>
          <w:p w14:paraId="5B1F07B7" w14:textId="1CEC0871"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Very High</w:t>
            </w:r>
          </w:p>
        </w:tc>
      </w:tr>
    </w:tbl>
    <w:p w14:paraId="091D127A" w14:textId="77777777" w:rsidR="002B5937" w:rsidRPr="002B5937" w:rsidRDefault="002B5937" w:rsidP="002B5937"/>
    <w:p w14:paraId="2D6F9264" w14:textId="41543699" w:rsidR="00D065C3" w:rsidRDefault="00D065C3" w:rsidP="00C35902">
      <w:r>
        <w:t xml:space="preserve">Approximately 33% of homes are </w:t>
      </w:r>
      <w:r w:rsidR="00EA4F5A">
        <w:t>‘</w:t>
      </w:r>
      <w:r>
        <w:t>ready or near ready</w:t>
      </w:r>
      <w:r w:rsidR="00EA4F5A">
        <w:t>’</w:t>
      </w:r>
      <w:r>
        <w:t xml:space="preserve"> (Tiers 1–2)—a major insight supporting a phased deployment strategy. A further 36% require moderate work, while only 2.5% present extensive challenges.</w:t>
      </w:r>
    </w:p>
    <w:p w14:paraId="2C4FD89A" w14:textId="77777777" w:rsidR="00D065C3" w:rsidRDefault="00D065C3" w:rsidP="00733672">
      <w:pPr>
        <w:pStyle w:val="Heading2"/>
        <w:numPr>
          <w:ilvl w:val="0"/>
          <w:numId w:val="0"/>
        </w:numPr>
        <w:ind w:left="576" w:hanging="576"/>
      </w:pPr>
      <w:bookmarkStart w:id="33" w:name="_Toc216299495"/>
      <w:bookmarkStart w:id="34" w:name="_Toc216199699"/>
      <w:bookmarkStart w:id="35" w:name="_Toc216342772"/>
      <w:bookmarkStart w:id="36" w:name="_Toc216860003"/>
      <w:r>
        <w:lastRenderedPageBreak/>
        <w:t>Scenario Comparison</w:t>
      </w:r>
      <w:bookmarkEnd w:id="33"/>
      <w:bookmarkEnd w:id="34"/>
      <w:bookmarkEnd w:id="35"/>
      <w:bookmarkEnd w:id="36"/>
    </w:p>
    <w:p w14:paraId="2E5886AE" w14:textId="01C3E70B" w:rsidR="00D065C3" w:rsidRDefault="00D065C3" w:rsidP="00733672">
      <w:r>
        <w:t>Five scenarios were modelled across the full dataset of approximately 700,000 dwellings. The following table summarises the key trade-offs:</w:t>
      </w:r>
    </w:p>
    <w:p w14:paraId="454C4688" w14:textId="05E525F5" w:rsidR="00733672" w:rsidRDefault="00733672" w:rsidP="00733672">
      <w:pPr>
        <w:pStyle w:val="Caption"/>
        <w:keepNext/>
      </w:pPr>
      <w:r>
        <w:t xml:space="preserve">Table </w:t>
      </w:r>
      <w:r>
        <w:fldChar w:fldCharType="begin"/>
      </w:r>
      <w:r>
        <w:instrText xml:space="preserve"> SEQ Table \* ARABIC </w:instrText>
      </w:r>
      <w:r>
        <w:fldChar w:fldCharType="separate"/>
      </w:r>
      <w:r w:rsidR="003962C7">
        <w:rPr>
          <w:noProof/>
        </w:rPr>
        <w:t>2</w:t>
      </w:r>
      <w:r>
        <w:fldChar w:fldCharType="end"/>
      </w:r>
      <w:r>
        <w:t xml:space="preserve"> </w:t>
      </w:r>
      <w:r w:rsidRPr="008C5A7D">
        <w:t>Scenario Outcomes Summary — comparison of decarbonisation pathways for London</w:t>
      </w:r>
      <w:r w:rsidR="00EA4F5A">
        <w:t>’</w:t>
      </w:r>
      <w:r w:rsidRPr="008C5A7D">
        <w:t>s Edwardian terraced stock</w:t>
      </w:r>
    </w:p>
    <w:tbl>
      <w:tblPr>
        <w:tblStyle w:val="TableStyle"/>
        <w:tblW w:w="0" w:type="auto"/>
        <w:tblLook w:val="04A0" w:firstRow="1" w:lastRow="0" w:firstColumn="1" w:lastColumn="0" w:noHBand="0" w:noVBand="1"/>
      </w:tblPr>
      <w:tblGrid>
        <w:gridCol w:w="1749"/>
        <w:gridCol w:w="1036"/>
        <w:gridCol w:w="1031"/>
        <w:gridCol w:w="1060"/>
        <w:gridCol w:w="975"/>
        <w:gridCol w:w="3165"/>
      </w:tblGrid>
      <w:tr w:rsidR="002B5937" w:rsidRPr="002B5937" w14:paraId="2CA60EFA" w14:textId="77777777" w:rsidTr="002B5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1A7D89" w14:textId="27B53836" w:rsidR="002B5937" w:rsidRPr="002B5937" w:rsidRDefault="002B5937" w:rsidP="002B5937">
            <w:pPr>
              <w:jc w:val="left"/>
              <w:rPr>
                <w:sz w:val="18"/>
                <w:szCs w:val="20"/>
              </w:rPr>
            </w:pPr>
            <w:r w:rsidRPr="002B5937">
              <w:rPr>
                <w:sz w:val="18"/>
                <w:szCs w:val="20"/>
              </w:rPr>
              <w:t>Scenario</w:t>
            </w:r>
          </w:p>
        </w:tc>
        <w:tc>
          <w:tcPr>
            <w:tcW w:w="0" w:type="auto"/>
          </w:tcPr>
          <w:p w14:paraId="5D4ECE81" w14:textId="6E3A44F5" w:rsidR="002B5937" w:rsidRPr="002B5937" w:rsidRDefault="002B5937" w:rsidP="002B5937">
            <w:pPr>
              <w:jc w:val="left"/>
              <w:cnfStyle w:val="100000000000" w:firstRow="1" w:lastRow="0" w:firstColumn="0" w:lastColumn="0" w:oddVBand="0" w:evenVBand="0" w:oddHBand="0" w:evenHBand="0" w:firstRowFirstColumn="0" w:firstRowLastColumn="0" w:lastRowFirstColumn="0" w:lastRowLastColumn="0"/>
              <w:rPr>
                <w:sz w:val="18"/>
                <w:szCs w:val="20"/>
              </w:rPr>
            </w:pPr>
            <w:r w:rsidRPr="002B5937">
              <w:rPr>
                <w:sz w:val="18"/>
                <w:szCs w:val="20"/>
              </w:rPr>
              <w:t>Total Cost</w:t>
            </w:r>
          </w:p>
        </w:tc>
        <w:tc>
          <w:tcPr>
            <w:tcW w:w="0" w:type="auto"/>
          </w:tcPr>
          <w:p w14:paraId="33550D9F" w14:textId="4C7466EF" w:rsidR="002B5937" w:rsidRPr="002B5937" w:rsidRDefault="002B5937" w:rsidP="002B5937">
            <w:pPr>
              <w:jc w:val="left"/>
              <w:cnfStyle w:val="100000000000" w:firstRow="1" w:lastRow="0" w:firstColumn="0" w:lastColumn="0" w:oddVBand="0" w:evenVBand="0" w:oddHBand="0" w:evenHBand="0" w:firstRowFirstColumn="0" w:firstRowLastColumn="0" w:lastRowFirstColumn="0" w:lastRowLastColumn="0"/>
              <w:rPr>
                <w:sz w:val="18"/>
                <w:szCs w:val="20"/>
              </w:rPr>
            </w:pPr>
            <w:r w:rsidRPr="002B5937">
              <w:rPr>
                <w:sz w:val="18"/>
                <w:szCs w:val="20"/>
              </w:rPr>
              <w:t>Per Home</w:t>
            </w:r>
          </w:p>
        </w:tc>
        <w:tc>
          <w:tcPr>
            <w:tcW w:w="0" w:type="auto"/>
          </w:tcPr>
          <w:p w14:paraId="60F84FAC" w14:textId="289DC973" w:rsidR="002B5937" w:rsidRPr="002B5937" w:rsidRDefault="002B5937" w:rsidP="002B5937">
            <w:pPr>
              <w:jc w:val="left"/>
              <w:cnfStyle w:val="100000000000" w:firstRow="1" w:lastRow="0" w:firstColumn="0" w:lastColumn="0" w:oddVBand="0" w:evenVBand="0" w:oddHBand="0" w:evenHBand="0" w:firstRowFirstColumn="0" w:firstRowLastColumn="0" w:lastRowFirstColumn="0" w:lastRowLastColumn="0"/>
              <w:rPr>
                <w:sz w:val="18"/>
                <w:szCs w:val="20"/>
              </w:rPr>
            </w:pPr>
            <w:r w:rsidRPr="002B5937">
              <w:rPr>
                <w:sz w:val="18"/>
                <w:szCs w:val="20"/>
              </w:rPr>
              <w:t>CO</w:t>
            </w:r>
            <w:r w:rsidRPr="002B5937">
              <w:rPr>
                <w:rFonts w:ascii="Cambria Math" w:hAnsi="Cambria Math" w:cs="Cambria Math"/>
                <w:sz w:val="18"/>
                <w:szCs w:val="20"/>
              </w:rPr>
              <w:t>₂</w:t>
            </w:r>
            <w:r w:rsidRPr="002B5937">
              <w:rPr>
                <w:sz w:val="18"/>
                <w:szCs w:val="20"/>
              </w:rPr>
              <w:t xml:space="preserve"> Saved</w:t>
            </w:r>
          </w:p>
        </w:tc>
        <w:tc>
          <w:tcPr>
            <w:tcW w:w="0" w:type="auto"/>
          </w:tcPr>
          <w:p w14:paraId="31155B31" w14:textId="48460676" w:rsidR="002B5937" w:rsidRPr="002B5937" w:rsidRDefault="002B5937" w:rsidP="002B5937">
            <w:pPr>
              <w:jc w:val="left"/>
              <w:cnfStyle w:val="100000000000" w:firstRow="1" w:lastRow="0" w:firstColumn="0" w:lastColumn="0" w:oddVBand="0" w:evenVBand="0" w:oddHBand="0" w:evenHBand="0" w:firstRowFirstColumn="0" w:firstRowLastColumn="0" w:lastRowFirstColumn="0" w:lastRowLastColumn="0"/>
              <w:rPr>
                <w:sz w:val="18"/>
                <w:szCs w:val="20"/>
              </w:rPr>
            </w:pPr>
            <w:r w:rsidRPr="002B5937">
              <w:rPr>
                <w:sz w:val="18"/>
                <w:szCs w:val="20"/>
              </w:rPr>
              <w:t>Payback</w:t>
            </w:r>
          </w:p>
        </w:tc>
        <w:tc>
          <w:tcPr>
            <w:tcW w:w="0" w:type="auto"/>
          </w:tcPr>
          <w:p w14:paraId="1B583B3F" w14:textId="4172B3DC" w:rsidR="002B5937" w:rsidRPr="002B5937" w:rsidRDefault="002B5937" w:rsidP="002B5937">
            <w:pPr>
              <w:jc w:val="left"/>
              <w:cnfStyle w:val="100000000000" w:firstRow="1" w:lastRow="0" w:firstColumn="0" w:lastColumn="0" w:oddVBand="0" w:evenVBand="0" w:oddHBand="0" w:evenHBand="0" w:firstRowFirstColumn="0" w:firstRowLastColumn="0" w:lastRowFirstColumn="0" w:lastRowLastColumn="0"/>
              <w:rPr>
                <w:sz w:val="18"/>
                <w:szCs w:val="20"/>
              </w:rPr>
            </w:pPr>
            <w:r w:rsidRPr="002B5937">
              <w:rPr>
                <w:sz w:val="18"/>
                <w:szCs w:val="20"/>
              </w:rPr>
              <w:t>Assessment</w:t>
            </w:r>
          </w:p>
        </w:tc>
      </w:tr>
      <w:tr w:rsidR="002B5937" w:rsidRPr="002B5937" w14:paraId="1B1BCFA7"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337B47F1" w14:textId="14F9FEAE" w:rsidR="002B5937" w:rsidRPr="002B5937" w:rsidRDefault="002B5937" w:rsidP="002B5937">
            <w:pPr>
              <w:jc w:val="left"/>
              <w:rPr>
                <w:sz w:val="18"/>
                <w:szCs w:val="20"/>
              </w:rPr>
            </w:pPr>
            <w:r w:rsidRPr="002B5937">
              <w:rPr>
                <w:sz w:val="18"/>
                <w:szCs w:val="20"/>
              </w:rPr>
              <w:t>Fabric-only</w:t>
            </w:r>
          </w:p>
        </w:tc>
        <w:tc>
          <w:tcPr>
            <w:tcW w:w="0" w:type="auto"/>
          </w:tcPr>
          <w:p w14:paraId="1B83A8FE" w14:textId="55AC17DA"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£20.0bn</w:t>
            </w:r>
          </w:p>
        </w:tc>
        <w:tc>
          <w:tcPr>
            <w:tcW w:w="0" w:type="auto"/>
          </w:tcPr>
          <w:p w14:paraId="24F6D3D8" w14:textId="461BDA57"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£28,400</w:t>
            </w:r>
          </w:p>
        </w:tc>
        <w:tc>
          <w:tcPr>
            <w:tcW w:w="0" w:type="auto"/>
          </w:tcPr>
          <w:p w14:paraId="2C29C875" w14:textId="359414C5"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1.76 Mt</w:t>
            </w:r>
          </w:p>
        </w:tc>
        <w:tc>
          <w:tcPr>
            <w:tcW w:w="0" w:type="auto"/>
          </w:tcPr>
          <w:p w14:paraId="59FBF2D0" w14:textId="0CEDA941"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33–35 yrs</w:t>
            </w:r>
          </w:p>
        </w:tc>
        <w:tc>
          <w:tcPr>
            <w:tcW w:w="0" w:type="auto"/>
          </w:tcPr>
          <w:p w14:paraId="319F0C40" w14:textId="1482D45E"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Moderate—long payback</w:t>
            </w:r>
          </w:p>
        </w:tc>
      </w:tr>
      <w:tr w:rsidR="002B5937" w:rsidRPr="002B5937" w14:paraId="5D4E2453" w14:textId="77777777" w:rsidTr="002B5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69B15A" w14:textId="19D47C31" w:rsidR="002B5937" w:rsidRPr="002B5937" w:rsidRDefault="002B5937" w:rsidP="002B5937">
            <w:pPr>
              <w:jc w:val="left"/>
              <w:rPr>
                <w:sz w:val="18"/>
                <w:szCs w:val="20"/>
              </w:rPr>
            </w:pPr>
            <w:r w:rsidRPr="002B5937">
              <w:rPr>
                <w:sz w:val="18"/>
                <w:szCs w:val="20"/>
              </w:rPr>
              <w:t>Heat pump (deep)</w:t>
            </w:r>
          </w:p>
        </w:tc>
        <w:tc>
          <w:tcPr>
            <w:tcW w:w="0" w:type="auto"/>
          </w:tcPr>
          <w:p w14:paraId="01C5B5AC" w14:textId="07AD16D5"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£29.9bn</w:t>
            </w:r>
          </w:p>
        </w:tc>
        <w:tc>
          <w:tcPr>
            <w:tcW w:w="0" w:type="auto"/>
          </w:tcPr>
          <w:p w14:paraId="18D73126" w14:textId="1651913E"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£42,500</w:t>
            </w:r>
          </w:p>
        </w:tc>
        <w:tc>
          <w:tcPr>
            <w:tcW w:w="0" w:type="auto"/>
          </w:tcPr>
          <w:p w14:paraId="128531FC" w14:textId="523DC346"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3.47 Mt</w:t>
            </w:r>
          </w:p>
        </w:tc>
        <w:tc>
          <w:tcPr>
            <w:tcW w:w="0" w:type="auto"/>
          </w:tcPr>
          <w:p w14:paraId="1ADB5D5A" w14:textId="267946C6"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26–28 yrs</w:t>
            </w:r>
          </w:p>
        </w:tc>
        <w:tc>
          <w:tcPr>
            <w:tcW w:w="0" w:type="auto"/>
          </w:tcPr>
          <w:p w14:paraId="6C990023" w14:textId="159CD474"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Good carbon reduction</w:t>
            </w:r>
          </w:p>
        </w:tc>
      </w:tr>
      <w:tr w:rsidR="002B5937" w:rsidRPr="002B5937" w14:paraId="46F2CDBA"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463C13FA" w14:textId="6BCB401E" w:rsidR="002B5937" w:rsidRPr="002B5937" w:rsidRDefault="002B5937" w:rsidP="002B5937">
            <w:pPr>
              <w:jc w:val="left"/>
              <w:rPr>
                <w:sz w:val="18"/>
                <w:szCs w:val="20"/>
              </w:rPr>
            </w:pPr>
            <w:r w:rsidRPr="002B5937">
              <w:rPr>
                <w:sz w:val="18"/>
                <w:szCs w:val="20"/>
              </w:rPr>
              <w:t>Heat network</w:t>
            </w:r>
          </w:p>
        </w:tc>
        <w:tc>
          <w:tcPr>
            <w:tcW w:w="0" w:type="auto"/>
          </w:tcPr>
          <w:p w14:paraId="09D734F7" w14:textId="6F67C026"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£23.5bn</w:t>
            </w:r>
          </w:p>
        </w:tc>
        <w:tc>
          <w:tcPr>
            <w:tcW w:w="0" w:type="auto"/>
          </w:tcPr>
          <w:p w14:paraId="2017A4B9" w14:textId="7A435861"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£33,400</w:t>
            </w:r>
          </w:p>
        </w:tc>
        <w:tc>
          <w:tcPr>
            <w:tcW w:w="0" w:type="auto"/>
          </w:tcPr>
          <w:p w14:paraId="46172180" w14:textId="04A274B5"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2.1 Mt</w:t>
            </w:r>
          </w:p>
        </w:tc>
        <w:tc>
          <w:tcPr>
            <w:tcW w:w="0" w:type="auto"/>
          </w:tcPr>
          <w:p w14:paraId="006D129B" w14:textId="6763F3C8"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~40 yrs</w:t>
            </w:r>
          </w:p>
        </w:tc>
        <w:tc>
          <w:tcPr>
            <w:tcW w:w="0" w:type="auto"/>
          </w:tcPr>
          <w:p w14:paraId="736F7562" w14:textId="008C2A0F"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Context-dependent</w:t>
            </w:r>
          </w:p>
        </w:tc>
      </w:tr>
      <w:tr w:rsidR="002B5937" w:rsidRPr="002B5937" w14:paraId="02A588CB" w14:textId="77777777" w:rsidTr="002B59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1A389C" w14:textId="237D79F6" w:rsidR="002B5937" w:rsidRPr="002B5937" w:rsidRDefault="002B5937" w:rsidP="002B5937">
            <w:pPr>
              <w:jc w:val="left"/>
              <w:rPr>
                <w:sz w:val="18"/>
                <w:szCs w:val="20"/>
              </w:rPr>
            </w:pPr>
            <w:commentRangeStart w:id="37"/>
            <w:r w:rsidRPr="002B5937">
              <w:rPr>
                <w:sz w:val="18"/>
                <w:szCs w:val="20"/>
              </w:rPr>
              <w:t>Hybrid</w:t>
            </w:r>
            <w:commentRangeEnd w:id="37"/>
            <w:r w:rsidR="000C0EEE">
              <w:rPr>
                <w:rStyle w:val="CommentReference"/>
                <w:b w:val="0"/>
                <w:kern w:val="0"/>
                <w14:ligatures w14:val="none"/>
              </w:rPr>
              <w:commentReference w:id="37"/>
            </w:r>
          </w:p>
        </w:tc>
        <w:tc>
          <w:tcPr>
            <w:tcW w:w="0" w:type="auto"/>
          </w:tcPr>
          <w:p w14:paraId="32FA743E" w14:textId="1FBC9E46"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£20.0bn</w:t>
            </w:r>
          </w:p>
        </w:tc>
        <w:tc>
          <w:tcPr>
            <w:tcW w:w="0" w:type="auto"/>
          </w:tcPr>
          <w:p w14:paraId="4D4A3182" w14:textId="2210ADFC"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£28,000</w:t>
            </w:r>
          </w:p>
        </w:tc>
        <w:tc>
          <w:tcPr>
            <w:tcW w:w="0" w:type="auto"/>
          </w:tcPr>
          <w:p w14:paraId="325A30E7" w14:textId="74EF6C1E"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2.8 Mt</w:t>
            </w:r>
          </w:p>
        </w:tc>
        <w:tc>
          <w:tcPr>
            <w:tcW w:w="0" w:type="auto"/>
          </w:tcPr>
          <w:p w14:paraId="4912DE3E" w14:textId="2013B75B" w:rsidR="002B5937" w:rsidRPr="002B5937" w:rsidRDefault="002B5937"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sidRPr="002B5937">
              <w:rPr>
                <w:sz w:val="18"/>
                <w:szCs w:val="20"/>
              </w:rPr>
              <w:t>45–47 yrs</w:t>
            </w:r>
          </w:p>
        </w:tc>
        <w:tc>
          <w:tcPr>
            <w:tcW w:w="0" w:type="auto"/>
          </w:tcPr>
          <w:p w14:paraId="73E4BF92" w14:textId="47C60369" w:rsidR="002B5937" w:rsidRPr="002B5937" w:rsidRDefault="006444B8" w:rsidP="002B5937">
            <w:pPr>
              <w:jc w:val="left"/>
              <w:cnfStyle w:val="000000010000" w:firstRow="0" w:lastRow="0" w:firstColumn="0" w:lastColumn="0" w:oddVBand="0" w:evenVBand="0" w:oddHBand="0" w:evenHBand="1" w:firstRowFirstColumn="0" w:firstRowLastColumn="0" w:lastRowFirstColumn="0" w:lastRowLastColumn="0"/>
              <w:rPr>
                <w:sz w:val="18"/>
                <w:szCs w:val="20"/>
              </w:rPr>
            </w:pPr>
            <w:r>
              <w:rPr>
                <w:sz w:val="18"/>
                <w:szCs w:val="20"/>
              </w:rPr>
              <w:t>Longest payback (homeowner bill savings)</w:t>
            </w:r>
          </w:p>
        </w:tc>
      </w:tr>
      <w:tr w:rsidR="002B5937" w:rsidRPr="002B5937" w14:paraId="6D0DAE46" w14:textId="77777777" w:rsidTr="002B5937">
        <w:tc>
          <w:tcPr>
            <w:cnfStyle w:val="001000000000" w:firstRow="0" w:lastRow="0" w:firstColumn="1" w:lastColumn="0" w:oddVBand="0" w:evenVBand="0" w:oddHBand="0" w:evenHBand="0" w:firstRowFirstColumn="0" w:firstRowLastColumn="0" w:lastRowFirstColumn="0" w:lastRowLastColumn="0"/>
            <w:tcW w:w="0" w:type="auto"/>
          </w:tcPr>
          <w:p w14:paraId="4DE521E6" w14:textId="40E3A924" w:rsidR="002B5937" w:rsidRPr="002B5937" w:rsidRDefault="002B5937" w:rsidP="002B5937">
            <w:pPr>
              <w:jc w:val="left"/>
              <w:rPr>
                <w:sz w:val="18"/>
                <w:szCs w:val="20"/>
              </w:rPr>
            </w:pPr>
            <w:r w:rsidRPr="002B5937">
              <w:rPr>
                <w:sz w:val="18"/>
                <w:szCs w:val="20"/>
              </w:rPr>
              <w:t>HP-ready package</w:t>
            </w:r>
          </w:p>
        </w:tc>
        <w:tc>
          <w:tcPr>
            <w:tcW w:w="0" w:type="auto"/>
          </w:tcPr>
          <w:p w14:paraId="6A525CED" w14:textId="78DCB1B3"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£15.6bn</w:t>
            </w:r>
          </w:p>
        </w:tc>
        <w:tc>
          <w:tcPr>
            <w:tcW w:w="0" w:type="auto"/>
          </w:tcPr>
          <w:p w14:paraId="74C3F145" w14:textId="459A283F"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£22,200</w:t>
            </w:r>
          </w:p>
        </w:tc>
        <w:tc>
          <w:tcPr>
            <w:tcW w:w="0" w:type="auto"/>
          </w:tcPr>
          <w:p w14:paraId="1C0BE9F7" w14:textId="4606DB6B"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2.5 Mt</w:t>
            </w:r>
          </w:p>
        </w:tc>
        <w:tc>
          <w:tcPr>
            <w:tcW w:w="0" w:type="auto"/>
          </w:tcPr>
          <w:p w14:paraId="101B72FD" w14:textId="101C6C3E"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~20 yrs</w:t>
            </w:r>
          </w:p>
        </w:tc>
        <w:tc>
          <w:tcPr>
            <w:tcW w:w="0" w:type="auto"/>
          </w:tcPr>
          <w:p w14:paraId="0817079D" w14:textId="2D714E3B" w:rsidR="002B5937" w:rsidRPr="002B5937" w:rsidRDefault="002B5937" w:rsidP="002B5937">
            <w:pPr>
              <w:jc w:val="left"/>
              <w:cnfStyle w:val="000000000000" w:firstRow="0" w:lastRow="0" w:firstColumn="0" w:lastColumn="0" w:oddVBand="0" w:evenVBand="0" w:oddHBand="0" w:evenHBand="0" w:firstRowFirstColumn="0" w:firstRowLastColumn="0" w:lastRowFirstColumn="0" w:lastRowLastColumn="0"/>
              <w:rPr>
                <w:sz w:val="18"/>
                <w:szCs w:val="20"/>
              </w:rPr>
            </w:pPr>
            <w:r w:rsidRPr="002B5937">
              <w:rPr>
                <w:sz w:val="18"/>
                <w:szCs w:val="20"/>
              </w:rPr>
              <w:t>Most realistic pathway</w:t>
            </w:r>
          </w:p>
        </w:tc>
      </w:tr>
    </w:tbl>
    <w:p w14:paraId="2FC420FA" w14:textId="77777777" w:rsidR="006444B8" w:rsidRDefault="006444B8" w:rsidP="00C35902">
      <w:pPr>
        <w:rPr>
          <w:i/>
          <w:sz w:val="18"/>
        </w:rPr>
      </w:pPr>
      <w:r>
        <w:rPr>
          <w:i/>
          <w:sz w:val="18"/>
        </w:rPr>
        <w:t>Note: CO₂ savings are calculated against the current gas boiler baseline. Payback periods reflect homeowner bill savings at current energy prices. Mean costs include both fabric retrofit and heating system installation where applicable.</w:t>
      </w:r>
    </w:p>
    <w:p w14:paraId="04757F3C" w14:textId="77777777" w:rsidR="00D065C3" w:rsidRDefault="00D065C3" w:rsidP="00C35902">
      <w:r>
        <w:t>The HP-ready package—the most realistic pathway—costs approximately £22,000 per home, cuts heat demand by roughly 37%, and aligns with achievable subsidy cost caps. Deep heat pump packages deliver the greatest carbon reductions but at substantially higher capital cost.</w:t>
      </w:r>
    </w:p>
    <w:p w14:paraId="1D9D4698" w14:textId="77777777" w:rsidR="006444B8" w:rsidRDefault="006444B8" w:rsidP="63FB1541">
      <w:pPr>
        <w:pStyle w:val="Heading3"/>
      </w:pPr>
      <w:bookmarkStart w:id="38" w:name="_Toc216860004"/>
      <w:r>
        <w:t>Heat Networks vs Heat Pumps: Direct Comparison</w:t>
      </w:r>
      <w:bookmarkEnd w:id="38"/>
    </w:p>
    <w:p w14:paraId="35A9E6DC" w14:textId="77777777" w:rsidR="006444B8" w:rsidRDefault="006444B8" w:rsidP="63FB1541">
      <w:r>
        <w:t xml:space="preserve">The analysis reveals that both heat networks and heat pumps offer viable decarbonisation routes with distinct trade-offs. Heat networks deliver lower property-side costs (approximately £33,400 vs £42,500 per home) and reduce grid peak demand by up to 85%, but show longer payback periods (approximately 40 years vs 26–28 years). Heat pumps achieve greater per-property carbon savings (4.9 vs 3.0 </w:t>
      </w:r>
      <w:proofErr w:type="spellStart"/>
      <w:r>
        <w:t>tCO</w:t>
      </w:r>
      <w:proofErr w:type="spellEnd"/>
      <w:r>
        <w:t xml:space="preserve">₂/year) but require more extensive fabric prerequisites. For the 33.5% of stock in heat network viable areas, connection offers a cost-effective alternative that reduces individual household risk and </w:t>
      </w:r>
      <w:commentRangeStart w:id="39"/>
      <w:r>
        <w:t>grid infrastructure burden</w:t>
      </w:r>
      <w:commentRangeEnd w:id="39"/>
      <w:r w:rsidR="000C44B0">
        <w:rPr>
          <w:rStyle w:val="CommentReference"/>
        </w:rPr>
        <w:commentReference w:id="39"/>
      </w:r>
      <w:r>
        <w:t>.</w:t>
      </w:r>
    </w:p>
    <w:p w14:paraId="2A9EE2E3" w14:textId="77777777" w:rsidR="00D065C3" w:rsidRDefault="00D065C3" w:rsidP="00D065C3">
      <w:pPr>
        <w:pStyle w:val="Heading2"/>
        <w:numPr>
          <w:ilvl w:val="0"/>
          <w:numId w:val="0"/>
        </w:numPr>
        <w:ind w:left="576"/>
      </w:pPr>
      <w:bookmarkStart w:id="40" w:name="_Toc216299496"/>
      <w:bookmarkStart w:id="41" w:name="_Toc216199700"/>
      <w:bookmarkStart w:id="42" w:name="_Toc216342773"/>
      <w:bookmarkStart w:id="43" w:name="_Toc216860005"/>
      <w:r>
        <w:t>Policy Implications</w:t>
      </w:r>
      <w:bookmarkEnd w:id="40"/>
      <w:bookmarkEnd w:id="41"/>
      <w:bookmarkEnd w:id="42"/>
      <w:bookmarkEnd w:id="43"/>
    </w:p>
    <w:p w14:paraId="2C72D9E2" w14:textId="77777777" w:rsidR="00D065C3" w:rsidRDefault="00D065C3" w:rsidP="00C60029">
      <w:pPr>
        <w:pStyle w:val="ListParagraph"/>
        <w:numPr>
          <w:ilvl w:val="0"/>
          <w:numId w:val="6"/>
        </w:numPr>
      </w:pPr>
      <w:r>
        <w:t>EPCs work at scale: Despite individual inaccuracies, EPCs become reliable at population scale and are viable for targeting fabric gaps.</w:t>
      </w:r>
    </w:p>
    <w:p w14:paraId="4D1D8E83" w14:textId="77777777" w:rsidR="00D065C3" w:rsidRDefault="00D065C3" w:rsidP="00C60029">
      <w:pPr>
        <w:pStyle w:val="ListParagraph"/>
        <w:numPr>
          <w:ilvl w:val="0"/>
          <w:numId w:val="6"/>
        </w:numPr>
      </w:pPr>
      <w:r>
        <w:t>Package-based support: Subsidies should support packages rather than single technologies—loft, wall, and radiator upgrades are the dominant prerequisites for heat pumps.</w:t>
      </w:r>
    </w:p>
    <w:p w14:paraId="01F12883" w14:textId="77777777" w:rsidR="00D065C3" w:rsidRDefault="00D065C3" w:rsidP="00C60029">
      <w:pPr>
        <w:pStyle w:val="ListParagraph"/>
        <w:numPr>
          <w:ilvl w:val="0"/>
          <w:numId w:val="6"/>
        </w:numPr>
      </w:pPr>
      <w:commentRangeStart w:id="44"/>
      <w:r>
        <w:t>Targeted heat networks: District heating should be targeted where heat demand density is favourable and where fabric upgrades lower flow temperatures.</w:t>
      </w:r>
      <w:commentRangeEnd w:id="44"/>
      <w:r w:rsidR="00462880">
        <w:rPr>
          <w:rStyle w:val="CommentReference"/>
          <w:iCs w:val="0"/>
        </w:rPr>
        <w:commentReference w:id="44"/>
      </w:r>
    </w:p>
    <w:p w14:paraId="033CEDEC" w14:textId="77777777" w:rsidR="003962C7" w:rsidRDefault="00D065C3" w:rsidP="00C60029">
      <w:pPr>
        <w:pStyle w:val="ListParagraph"/>
        <w:numPr>
          <w:ilvl w:val="0"/>
          <w:numId w:val="6"/>
        </w:numPr>
        <w:sectPr w:rsidR="003962C7" w:rsidSect="00330282">
          <w:pgSz w:w="11906" w:h="16838" w:code="9"/>
          <w:pgMar w:top="1440" w:right="1440" w:bottom="1440" w:left="1440" w:header="720" w:footer="720" w:gutter="0"/>
          <w:cols w:space="720"/>
          <w:docGrid w:linePitch="360"/>
        </w:sectPr>
      </w:pPr>
      <w:r>
        <w:t>Cost reduction potential: A combination of supply-chain optimisation, standardisation, and shared ground loops could cut retrofit costs by £3,000–£5,000 per dwelling.</w:t>
      </w:r>
      <w:bookmarkStart w:id="45" w:name="_Toc216299497"/>
      <w:bookmarkStart w:id="46" w:name="_Toc216199701"/>
    </w:p>
    <w:bookmarkStart w:id="47" w:name="_Toc216342774" w:displacedByCustomXml="next"/>
    <w:sdt>
      <w:sdtPr>
        <w:rPr>
          <w:rFonts w:ascii="Avenir Next LT Pro" w:eastAsiaTheme="minorEastAsia" w:hAnsi="Avenir Next LT Pro" w:cstheme="minorBidi"/>
          <w:color w:val="auto"/>
          <w:sz w:val="22"/>
          <w:szCs w:val="24"/>
          <w:lang w:eastAsia="ja-JP"/>
        </w:rPr>
        <w:id w:val="209009082"/>
        <w:docPartObj>
          <w:docPartGallery w:val="Table of Contents"/>
          <w:docPartUnique/>
        </w:docPartObj>
      </w:sdtPr>
      <w:sdtEndPr>
        <w:rPr>
          <w:b/>
          <w:bCs/>
        </w:rPr>
      </w:sdtEndPr>
      <w:sdtContent>
        <w:p w14:paraId="2598E507" w14:textId="41B2DFA7" w:rsidR="00DC12B0" w:rsidRPr="00DC12B0" w:rsidRDefault="00DC12B0">
          <w:pPr>
            <w:pStyle w:val="TOCHeading"/>
            <w:rPr>
              <w:rStyle w:val="Heading1Char"/>
              <w:color w:val="auto"/>
            </w:rPr>
          </w:pPr>
          <w:r w:rsidRPr="00DC12B0">
            <w:rPr>
              <w:rStyle w:val="Heading1Char"/>
              <w:color w:val="auto"/>
            </w:rPr>
            <w:t>Contents</w:t>
          </w:r>
        </w:p>
        <w:p w14:paraId="2E9B13F3" w14:textId="577BF685" w:rsidR="00DC12B0" w:rsidRDefault="00DC12B0">
          <w:pPr>
            <w:pStyle w:val="TOC1"/>
            <w:tabs>
              <w:tab w:val="right" w:leader="dot" w:pos="9016"/>
            </w:tabs>
            <w:rPr>
              <w:rFonts w:asciiTheme="minorHAnsi" w:hAnsiTheme="minorHAnsi"/>
              <w:noProof/>
              <w:kern w:val="2"/>
              <w:sz w:val="24"/>
              <w:lang w:eastAsia="en-GB"/>
              <w14:ligatures w14:val="standardContextual"/>
            </w:rPr>
          </w:pPr>
          <w:r>
            <w:fldChar w:fldCharType="begin"/>
          </w:r>
          <w:r>
            <w:instrText xml:space="preserve"> TOC \o "1-3" \h \z \u </w:instrText>
          </w:r>
          <w:r>
            <w:fldChar w:fldCharType="separate"/>
          </w:r>
          <w:hyperlink w:anchor="_Toc216859998" w:history="1">
            <w:r w:rsidRPr="00C37665">
              <w:rPr>
                <w:rStyle w:val="Hyperlink"/>
                <w:noProof/>
              </w:rPr>
              <w:t>Glossary of Abbreviations</w:t>
            </w:r>
            <w:r>
              <w:rPr>
                <w:noProof/>
                <w:webHidden/>
              </w:rPr>
              <w:tab/>
            </w:r>
            <w:r>
              <w:rPr>
                <w:noProof/>
                <w:webHidden/>
              </w:rPr>
              <w:fldChar w:fldCharType="begin"/>
            </w:r>
            <w:r>
              <w:rPr>
                <w:noProof/>
                <w:webHidden/>
              </w:rPr>
              <w:instrText xml:space="preserve"> PAGEREF _Toc216859998 \h </w:instrText>
            </w:r>
            <w:r>
              <w:rPr>
                <w:noProof/>
                <w:webHidden/>
              </w:rPr>
            </w:r>
            <w:r>
              <w:rPr>
                <w:noProof/>
                <w:webHidden/>
              </w:rPr>
              <w:fldChar w:fldCharType="separate"/>
            </w:r>
            <w:r>
              <w:rPr>
                <w:noProof/>
                <w:webHidden/>
              </w:rPr>
              <w:t>2</w:t>
            </w:r>
            <w:r>
              <w:rPr>
                <w:noProof/>
                <w:webHidden/>
              </w:rPr>
              <w:fldChar w:fldCharType="end"/>
            </w:r>
          </w:hyperlink>
        </w:p>
        <w:p w14:paraId="0E590F52" w14:textId="16B3EF22" w:rsidR="00DC12B0" w:rsidRDefault="0029422B">
          <w:pPr>
            <w:pStyle w:val="TOC1"/>
            <w:tabs>
              <w:tab w:val="right" w:leader="dot" w:pos="9016"/>
            </w:tabs>
            <w:rPr>
              <w:rFonts w:asciiTheme="minorHAnsi" w:hAnsiTheme="minorHAnsi"/>
              <w:noProof/>
              <w:kern w:val="2"/>
              <w:sz w:val="24"/>
              <w:lang w:eastAsia="en-GB"/>
              <w14:ligatures w14:val="standardContextual"/>
            </w:rPr>
          </w:pPr>
          <w:hyperlink w:anchor="_Toc216859999" w:history="1">
            <w:r w:rsidR="00DC12B0" w:rsidRPr="00C37665">
              <w:rPr>
                <w:rStyle w:val="Hyperlink"/>
                <w:noProof/>
              </w:rPr>
              <w:t>Executive Summary</w:t>
            </w:r>
            <w:r w:rsidR="00DC12B0">
              <w:rPr>
                <w:noProof/>
                <w:webHidden/>
              </w:rPr>
              <w:tab/>
            </w:r>
            <w:r w:rsidR="00DC12B0">
              <w:rPr>
                <w:noProof/>
                <w:webHidden/>
              </w:rPr>
              <w:fldChar w:fldCharType="begin"/>
            </w:r>
            <w:r w:rsidR="00DC12B0">
              <w:rPr>
                <w:noProof/>
                <w:webHidden/>
              </w:rPr>
              <w:instrText xml:space="preserve"> PAGEREF _Toc216859999 \h </w:instrText>
            </w:r>
            <w:r w:rsidR="00DC12B0">
              <w:rPr>
                <w:noProof/>
                <w:webHidden/>
              </w:rPr>
            </w:r>
            <w:r w:rsidR="00DC12B0">
              <w:rPr>
                <w:noProof/>
                <w:webHidden/>
              </w:rPr>
              <w:fldChar w:fldCharType="separate"/>
            </w:r>
            <w:r w:rsidR="00DC12B0">
              <w:rPr>
                <w:noProof/>
                <w:webHidden/>
              </w:rPr>
              <w:t>3</w:t>
            </w:r>
            <w:r w:rsidR="00DC12B0">
              <w:rPr>
                <w:noProof/>
                <w:webHidden/>
              </w:rPr>
              <w:fldChar w:fldCharType="end"/>
            </w:r>
          </w:hyperlink>
        </w:p>
        <w:p w14:paraId="09AD7F8E" w14:textId="0FD84431" w:rsidR="00DC12B0" w:rsidRDefault="0029422B">
          <w:pPr>
            <w:pStyle w:val="TOC2"/>
            <w:tabs>
              <w:tab w:val="right" w:leader="dot" w:pos="9016"/>
            </w:tabs>
            <w:rPr>
              <w:rFonts w:asciiTheme="minorHAnsi" w:hAnsiTheme="minorHAnsi"/>
              <w:noProof/>
              <w:kern w:val="2"/>
              <w:sz w:val="24"/>
              <w:lang w:eastAsia="en-GB"/>
              <w14:ligatures w14:val="standardContextual"/>
            </w:rPr>
          </w:pPr>
          <w:hyperlink w:anchor="_Toc216860000" w:history="1">
            <w:r w:rsidR="00DC12B0" w:rsidRPr="00C37665">
              <w:rPr>
                <w:rStyle w:val="Hyperlink"/>
                <w:noProof/>
              </w:rPr>
              <w:t>Key Findings</w:t>
            </w:r>
            <w:r w:rsidR="00DC12B0">
              <w:rPr>
                <w:noProof/>
                <w:webHidden/>
              </w:rPr>
              <w:tab/>
            </w:r>
            <w:r w:rsidR="00DC12B0">
              <w:rPr>
                <w:noProof/>
                <w:webHidden/>
              </w:rPr>
              <w:fldChar w:fldCharType="begin"/>
            </w:r>
            <w:r w:rsidR="00DC12B0">
              <w:rPr>
                <w:noProof/>
                <w:webHidden/>
              </w:rPr>
              <w:instrText xml:space="preserve"> PAGEREF _Toc216860000 \h </w:instrText>
            </w:r>
            <w:r w:rsidR="00DC12B0">
              <w:rPr>
                <w:noProof/>
                <w:webHidden/>
              </w:rPr>
            </w:r>
            <w:r w:rsidR="00DC12B0">
              <w:rPr>
                <w:noProof/>
                <w:webHidden/>
              </w:rPr>
              <w:fldChar w:fldCharType="separate"/>
            </w:r>
            <w:r w:rsidR="00DC12B0">
              <w:rPr>
                <w:noProof/>
                <w:webHidden/>
              </w:rPr>
              <w:t>3</w:t>
            </w:r>
            <w:r w:rsidR="00DC12B0">
              <w:rPr>
                <w:noProof/>
                <w:webHidden/>
              </w:rPr>
              <w:fldChar w:fldCharType="end"/>
            </w:r>
          </w:hyperlink>
        </w:p>
        <w:p w14:paraId="600317FE" w14:textId="4344C9FB" w:rsidR="00DC12B0" w:rsidRDefault="0029422B">
          <w:pPr>
            <w:pStyle w:val="TOC3"/>
            <w:tabs>
              <w:tab w:val="right" w:leader="dot" w:pos="9016"/>
            </w:tabs>
            <w:rPr>
              <w:rFonts w:asciiTheme="minorHAnsi" w:hAnsiTheme="minorHAnsi"/>
              <w:noProof/>
              <w:kern w:val="2"/>
              <w:sz w:val="24"/>
              <w:lang w:eastAsia="en-GB"/>
              <w14:ligatures w14:val="standardContextual"/>
            </w:rPr>
          </w:pPr>
          <w:hyperlink w:anchor="_Toc216860001" w:history="1">
            <w:r w:rsidR="00DC12B0" w:rsidRPr="00C37665">
              <w:rPr>
                <w:rStyle w:val="Hyperlink"/>
                <w:noProof/>
              </w:rPr>
              <w:t>Building Fabric Gaps</w:t>
            </w:r>
            <w:r w:rsidR="00DC12B0">
              <w:rPr>
                <w:noProof/>
                <w:webHidden/>
              </w:rPr>
              <w:tab/>
            </w:r>
            <w:r w:rsidR="00DC12B0">
              <w:rPr>
                <w:noProof/>
                <w:webHidden/>
              </w:rPr>
              <w:fldChar w:fldCharType="begin"/>
            </w:r>
            <w:r w:rsidR="00DC12B0">
              <w:rPr>
                <w:noProof/>
                <w:webHidden/>
              </w:rPr>
              <w:instrText xml:space="preserve"> PAGEREF _Toc216860001 \h </w:instrText>
            </w:r>
            <w:r w:rsidR="00DC12B0">
              <w:rPr>
                <w:noProof/>
                <w:webHidden/>
              </w:rPr>
            </w:r>
            <w:r w:rsidR="00DC12B0">
              <w:rPr>
                <w:noProof/>
                <w:webHidden/>
              </w:rPr>
              <w:fldChar w:fldCharType="separate"/>
            </w:r>
            <w:r w:rsidR="00DC12B0">
              <w:rPr>
                <w:noProof/>
                <w:webHidden/>
              </w:rPr>
              <w:t>3</w:t>
            </w:r>
            <w:r w:rsidR="00DC12B0">
              <w:rPr>
                <w:noProof/>
                <w:webHidden/>
              </w:rPr>
              <w:fldChar w:fldCharType="end"/>
            </w:r>
          </w:hyperlink>
        </w:p>
        <w:p w14:paraId="71BC47F5" w14:textId="0A3A4671" w:rsidR="00DC12B0" w:rsidRDefault="0029422B">
          <w:pPr>
            <w:pStyle w:val="TOC3"/>
            <w:tabs>
              <w:tab w:val="right" w:leader="dot" w:pos="9016"/>
            </w:tabs>
            <w:rPr>
              <w:rFonts w:asciiTheme="minorHAnsi" w:hAnsiTheme="minorHAnsi"/>
              <w:noProof/>
              <w:kern w:val="2"/>
              <w:sz w:val="24"/>
              <w:lang w:eastAsia="en-GB"/>
              <w14:ligatures w14:val="standardContextual"/>
            </w:rPr>
          </w:pPr>
          <w:hyperlink w:anchor="_Toc216860002" w:history="1">
            <w:r w:rsidR="00DC12B0" w:rsidRPr="00C37665">
              <w:rPr>
                <w:rStyle w:val="Hyperlink"/>
                <w:noProof/>
              </w:rPr>
              <w:t>Heat Pump Readiness</w:t>
            </w:r>
            <w:r w:rsidR="00DC12B0">
              <w:rPr>
                <w:noProof/>
                <w:webHidden/>
              </w:rPr>
              <w:tab/>
            </w:r>
            <w:r w:rsidR="00DC12B0">
              <w:rPr>
                <w:noProof/>
                <w:webHidden/>
              </w:rPr>
              <w:fldChar w:fldCharType="begin"/>
            </w:r>
            <w:r w:rsidR="00DC12B0">
              <w:rPr>
                <w:noProof/>
                <w:webHidden/>
              </w:rPr>
              <w:instrText xml:space="preserve"> PAGEREF _Toc216860002 \h </w:instrText>
            </w:r>
            <w:r w:rsidR="00DC12B0">
              <w:rPr>
                <w:noProof/>
                <w:webHidden/>
              </w:rPr>
            </w:r>
            <w:r w:rsidR="00DC12B0">
              <w:rPr>
                <w:noProof/>
                <w:webHidden/>
              </w:rPr>
              <w:fldChar w:fldCharType="separate"/>
            </w:r>
            <w:r w:rsidR="00DC12B0">
              <w:rPr>
                <w:noProof/>
                <w:webHidden/>
              </w:rPr>
              <w:t>3</w:t>
            </w:r>
            <w:r w:rsidR="00DC12B0">
              <w:rPr>
                <w:noProof/>
                <w:webHidden/>
              </w:rPr>
              <w:fldChar w:fldCharType="end"/>
            </w:r>
          </w:hyperlink>
        </w:p>
        <w:p w14:paraId="5F21764B" w14:textId="232913AA" w:rsidR="00DC12B0" w:rsidRDefault="0029422B">
          <w:pPr>
            <w:pStyle w:val="TOC2"/>
            <w:tabs>
              <w:tab w:val="right" w:leader="dot" w:pos="9016"/>
            </w:tabs>
            <w:rPr>
              <w:rFonts w:asciiTheme="minorHAnsi" w:hAnsiTheme="minorHAnsi"/>
              <w:noProof/>
              <w:kern w:val="2"/>
              <w:sz w:val="24"/>
              <w:lang w:eastAsia="en-GB"/>
              <w14:ligatures w14:val="standardContextual"/>
            </w:rPr>
          </w:pPr>
          <w:hyperlink w:anchor="_Toc216860003" w:history="1">
            <w:r w:rsidR="00DC12B0" w:rsidRPr="00C37665">
              <w:rPr>
                <w:rStyle w:val="Hyperlink"/>
                <w:noProof/>
              </w:rPr>
              <w:t>Scenario Comparison</w:t>
            </w:r>
            <w:r w:rsidR="00DC12B0">
              <w:rPr>
                <w:noProof/>
                <w:webHidden/>
              </w:rPr>
              <w:tab/>
            </w:r>
            <w:r w:rsidR="00DC12B0">
              <w:rPr>
                <w:noProof/>
                <w:webHidden/>
              </w:rPr>
              <w:fldChar w:fldCharType="begin"/>
            </w:r>
            <w:r w:rsidR="00DC12B0">
              <w:rPr>
                <w:noProof/>
                <w:webHidden/>
              </w:rPr>
              <w:instrText xml:space="preserve"> PAGEREF _Toc216860003 \h </w:instrText>
            </w:r>
            <w:r w:rsidR="00DC12B0">
              <w:rPr>
                <w:noProof/>
                <w:webHidden/>
              </w:rPr>
            </w:r>
            <w:r w:rsidR="00DC12B0">
              <w:rPr>
                <w:noProof/>
                <w:webHidden/>
              </w:rPr>
              <w:fldChar w:fldCharType="separate"/>
            </w:r>
            <w:r w:rsidR="00DC12B0">
              <w:rPr>
                <w:noProof/>
                <w:webHidden/>
              </w:rPr>
              <w:t>4</w:t>
            </w:r>
            <w:r w:rsidR="00DC12B0">
              <w:rPr>
                <w:noProof/>
                <w:webHidden/>
              </w:rPr>
              <w:fldChar w:fldCharType="end"/>
            </w:r>
          </w:hyperlink>
        </w:p>
        <w:p w14:paraId="21C3F17E" w14:textId="409AF46E"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04" w:history="1">
            <w:r w:rsidR="00DC12B0" w:rsidRPr="00C37665">
              <w:rPr>
                <w:rStyle w:val="Hyperlink"/>
                <w:noProof/>
              </w:rPr>
              <w:t>1.1.1</w:t>
            </w:r>
            <w:r w:rsidR="00DC12B0">
              <w:rPr>
                <w:rFonts w:asciiTheme="minorHAnsi" w:hAnsiTheme="minorHAnsi"/>
                <w:noProof/>
                <w:kern w:val="2"/>
                <w:sz w:val="24"/>
                <w:lang w:eastAsia="en-GB"/>
                <w14:ligatures w14:val="standardContextual"/>
              </w:rPr>
              <w:tab/>
            </w:r>
            <w:r w:rsidR="00DC12B0" w:rsidRPr="00C37665">
              <w:rPr>
                <w:rStyle w:val="Hyperlink"/>
                <w:noProof/>
              </w:rPr>
              <w:t>Heat Networks vs Heat Pumps: Direct Comparison</w:t>
            </w:r>
            <w:r w:rsidR="00DC12B0">
              <w:rPr>
                <w:noProof/>
                <w:webHidden/>
              </w:rPr>
              <w:tab/>
            </w:r>
            <w:r w:rsidR="00DC12B0">
              <w:rPr>
                <w:noProof/>
                <w:webHidden/>
              </w:rPr>
              <w:fldChar w:fldCharType="begin"/>
            </w:r>
            <w:r w:rsidR="00DC12B0">
              <w:rPr>
                <w:noProof/>
                <w:webHidden/>
              </w:rPr>
              <w:instrText xml:space="preserve"> PAGEREF _Toc216860004 \h </w:instrText>
            </w:r>
            <w:r w:rsidR="00DC12B0">
              <w:rPr>
                <w:noProof/>
                <w:webHidden/>
              </w:rPr>
            </w:r>
            <w:r w:rsidR="00DC12B0">
              <w:rPr>
                <w:noProof/>
                <w:webHidden/>
              </w:rPr>
              <w:fldChar w:fldCharType="separate"/>
            </w:r>
            <w:r w:rsidR="00DC12B0">
              <w:rPr>
                <w:noProof/>
                <w:webHidden/>
              </w:rPr>
              <w:t>4</w:t>
            </w:r>
            <w:r w:rsidR="00DC12B0">
              <w:rPr>
                <w:noProof/>
                <w:webHidden/>
              </w:rPr>
              <w:fldChar w:fldCharType="end"/>
            </w:r>
          </w:hyperlink>
        </w:p>
        <w:p w14:paraId="751424DE" w14:textId="7C75712D" w:rsidR="00DC12B0" w:rsidRDefault="0029422B">
          <w:pPr>
            <w:pStyle w:val="TOC2"/>
            <w:tabs>
              <w:tab w:val="right" w:leader="dot" w:pos="9016"/>
            </w:tabs>
            <w:rPr>
              <w:rFonts w:asciiTheme="minorHAnsi" w:hAnsiTheme="minorHAnsi"/>
              <w:noProof/>
              <w:kern w:val="2"/>
              <w:sz w:val="24"/>
              <w:lang w:eastAsia="en-GB"/>
              <w14:ligatures w14:val="standardContextual"/>
            </w:rPr>
          </w:pPr>
          <w:hyperlink w:anchor="_Toc216860005" w:history="1">
            <w:r w:rsidR="00DC12B0" w:rsidRPr="00C37665">
              <w:rPr>
                <w:rStyle w:val="Hyperlink"/>
                <w:noProof/>
              </w:rPr>
              <w:t>Policy Implications</w:t>
            </w:r>
            <w:r w:rsidR="00DC12B0">
              <w:rPr>
                <w:noProof/>
                <w:webHidden/>
              </w:rPr>
              <w:tab/>
            </w:r>
            <w:r w:rsidR="00DC12B0">
              <w:rPr>
                <w:noProof/>
                <w:webHidden/>
              </w:rPr>
              <w:fldChar w:fldCharType="begin"/>
            </w:r>
            <w:r w:rsidR="00DC12B0">
              <w:rPr>
                <w:noProof/>
                <w:webHidden/>
              </w:rPr>
              <w:instrText xml:space="preserve"> PAGEREF _Toc216860005 \h </w:instrText>
            </w:r>
            <w:r w:rsidR="00DC12B0">
              <w:rPr>
                <w:noProof/>
                <w:webHidden/>
              </w:rPr>
            </w:r>
            <w:r w:rsidR="00DC12B0">
              <w:rPr>
                <w:noProof/>
                <w:webHidden/>
              </w:rPr>
              <w:fldChar w:fldCharType="separate"/>
            </w:r>
            <w:r w:rsidR="00DC12B0">
              <w:rPr>
                <w:noProof/>
                <w:webHidden/>
              </w:rPr>
              <w:t>4</w:t>
            </w:r>
            <w:r w:rsidR="00DC12B0">
              <w:rPr>
                <w:noProof/>
                <w:webHidden/>
              </w:rPr>
              <w:fldChar w:fldCharType="end"/>
            </w:r>
          </w:hyperlink>
        </w:p>
        <w:p w14:paraId="20D75E66" w14:textId="179E1A95" w:rsidR="00DC12B0" w:rsidRDefault="0029422B">
          <w:pPr>
            <w:pStyle w:val="TOC1"/>
            <w:tabs>
              <w:tab w:val="left" w:pos="440"/>
              <w:tab w:val="right" w:leader="dot" w:pos="9016"/>
            </w:tabs>
            <w:rPr>
              <w:rFonts w:asciiTheme="minorHAnsi" w:hAnsiTheme="minorHAnsi"/>
              <w:noProof/>
              <w:kern w:val="2"/>
              <w:sz w:val="24"/>
              <w:lang w:eastAsia="en-GB"/>
              <w14:ligatures w14:val="standardContextual"/>
            </w:rPr>
          </w:pPr>
          <w:hyperlink w:anchor="_Toc216860006" w:history="1">
            <w:r w:rsidR="00DC12B0" w:rsidRPr="00C37665">
              <w:rPr>
                <w:rStyle w:val="Hyperlink"/>
                <w:noProof/>
              </w:rPr>
              <w:t>1</w:t>
            </w:r>
            <w:r w:rsidR="00DC12B0">
              <w:rPr>
                <w:rFonts w:asciiTheme="minorHAnsi" w:hAnsiTheme="minorHAnsi"/>
                <w:noProof/>
                <w:kern w:val="2"/>
                <w:sz w:val="24"/>
                <w:lang w:eastAsia="en-GB"/>
                <w14:ligatures w14:val="standardContextual"/>
              </w:rPr>
              <w:tab/>
            </w:r>
            <w:r w:rsidR="00DC12B0" w:rsidRPr="00C37665">
              <w:rPr>
                <w:rStyle w:val="Hyperlink"/>
                <w:noProof/>
              </w:rPr>
              <w:t>Introduction and Background</w:t>
            </w:r>
            <w:r w:rsidR="00DC12B0">
              <w:rPr>
                <w:noProof/>
                <w:webHidden/>
              </w:rPr>
              <w:tab/>
            </w:r>
            <w:r w:rsidR="00DC12B0">
              <w:rPr>
                <w:noProof/>
                <w:webHidden/>
              </w:rPr>
              <w:fldChar w:fldCharType="begin"/>
            </w:r>
            <w:r w:rsidR="00DC12B0">
              <w:rPr>
                <w:noProof/>
                <w:webHidden/>
              </w:rPr>
              <w:instrText xml:space="preserve"> PAGEREF _Toc216860006 \h </w:instrText>
            </w:r>
            <w:r w:rsidR="00DC12B0">
              <w:rPr>
                <w:noProof/>
                <w:webHidden/>
              </w:rPr>
            </w:r>
            <w:r w:rsidR="00DC12B0">
              <w:rPr>
                <w:noProof/>
                <w:webHidden/>
              </w:rPr>
              <w:fldChar w:fldCharType="separate"/>
            </w:r>
            <w:r w:rsidR="00DC12B0">
              <w:rPr>
                <w:noProof/>
                <w:webHidden/>
              </w:rPr>
              <w:t>8</w:t>
            </w:r>
            <w:r w:rsidR="00DC12B0">
              <w:rPr>
                <w:noProof/>
                <w:webHidden/>
              </w:rPr>
              <w:fldChar w:fldCharType="end"/>
            </w:r>
          </w:hyperlink>
        </w:p>
        <w:p w14:paraId="014D2B60" w14:textId="53A96793"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07" w:history="1">
            <w:r w:rsidR="00DC12B0" w:rsidRPr="00C37665">
              <w:rPr>
                <w:rStyle w:val="Hyperlink"/>
                <w:noProof/>
              </w:rPr>
              <w:t>1.1</w:t>
            </w:r>
            <w:r w:rsidR="00DC12B0">
              <w:rPr>
                <w:rFonts w:asciiTheme="minorHAnsi" w:hAnsiTheme="minorHAnsi"/>
                <w:noProof/>
                <w:kern w:val="2"/>
                <w:sz w:val="24"/>
                <w:lang w:eastAsia="en-GB"/>
                <w14:ligatures w14:val="standardContextual"/>
              </w:rPr>
              <w:tab/>
            </w:r>
            <w:r w:rsidR="00DC12B0" w:rsidRPr="00C37665">
              <w:rPr>
                <w:rStyle w:val="Hyperlink"/>
                <w:noProof/>
              </w:rPr>
              <w:t>The Challenge of Decarbonising Existing Homes</w:t>
            </w:r>
            <w:r w:rsidR="00DC12B0">
              <w:rPr>
                <w:noProof/>
                <w:webHidden/>
              </w:rPr>
              <w:tab/>
            </w:r>
            <w:r w:rsidR="00DC12B0">
              <w:rPr>
                <w:noProof/>
                <w:webHidden/>
              </w:rPr>
              <w:fldChar w:fldCharType="begin"/>
            </w:r>
            <w:r w:rsidR="00DC12B0">
              <w:rPr>
                <w:noProof/>
                <w:webHidden/>
              </w:rPr>
              <w:instrText xml:space="preserve"> PAGEREF _Toc216860007 \h </w:instrText>
            </w:r>
            <w:r w:rsidR="00DC12B0">
              <w:rPr>
                <w:noProof/>
                <w:webHidden/>
              </w:rPr>
            </w:r>
            <w:r w:rsidR="00DC12B0">
              <w:rPr>
                <w:noProof/>
                <w:webHidden/>
              </w:rPr>
              <w:fldChar w:fldCharType="separate"/>
            </w:r>
            <w:r w:rsidR="00DC12B0">
              <w:rPr>
                <w:noProof/>
                <w:webHidden/>
              </w:rPr>
              <w:t>8</w:t>
            </w:r>
            <w:r w:rsidR="00DC12B0">
              <w:rPr>
                <w:noProof/>
                <w:webHidden/>
              </w:rPr>
              <w:fldChar w:fldCharType="end"/>
            </w:r>
          </w:hyperlink>
        </w:p>
        <w:p w14:paraId="0885BDD2" w14:textId="40E3B949"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08" w:history="1">
            <w:r w:rsidR="00DC12B0" w:rsidRPr="00C37665">
              <w:rPr>
                <w:rStyle w:val="Hyperlink"/>
                <w:noProof/>
              </w:rPr>
              <w:t>1.2</w:t>
            </w:r>
            <w:r w:rsidR="00DC12B0">
              <w:rPr>
                <w:rFonts w:asciiTheme="minorHAnsi" w:hAnsiTheme="minorHAnsi"/>
                <w:noProof/>
                <w:kern w:val="2"/>
                <w:sz w:val="24"/>
                <w:lang w:eastAsia="en-GB"/>
                <w14:ligatures w14:val="standardContextual"/>
              </w:rPr>
              <w:tab/>
            </w:r>
            <w:r w:rsidR="00DC12B0" w:rsidRPr="00C37665">
              <w:rPr>
                <w:rStyle w:val="Hyperlink"/>
                <w:noProof/>
              </w:rPr>
              <w:t>Original Heat Street Concept</w:t>
            </w:r>
            <w:r w:rsidR="00DC12B0">
              <w:rPr>
                <w:noProof/>
                <w:webHidden/>
              </w:rPr>
              <w:tab/>
            </w:r>
            <w:r w:rsidR="00DC12B0">
              <w:rPr>
                <w:noProof/>
                <w:webHidden/>
              </w:rPr>
              <w:fldChar w:fldCharType="begin"/>
            </w:r>
            <w:r w:rsidR="00DC12B0">
              <w:rPr>
                <w:noProof/>
                <w:webHidden/>
              </w:rPr>
              <w:instrText xml:space="preserve"> PAGEREF _Toc216860008 \h </w:instrText>
            </w:r>
            <w:r w:rsidR="00DC12B0">
              <w:rPr>
                <w:noProof/>
                <w:webHidden/>
              </w:rPr>
            </w:r>
            <w:r w:rsidR="00DC12B0">
              <w:rPr>
                <w:noProof/>
                <w:webHidden/>
              </w:rPr>
              <w:fldChar w:fldCharType="separate"/>
            </w:r>
            <w:r w:rsidR="00DC12B0">
              <w:rPr>
                <w:noProof/>
                <w:webHidden/>
              </w:rPr>
              <w:t>8</w:t>
            </w:r>
            <w:r w:rsidR="00DC12B0">
              <w:rPr>
                <w:noProof/>
                <w:webHidden/>
              </w:rPr>
              <w:fldChar w:fldCharType="end"/>
            </w:r>
          </w:hyperlink>
        </w:p>
        <w:p w14:paraId="0DCFE0C2" w14:textId="15EB0946"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09" w:history="1">
            <w:r w:rsidR="00DC12B0" w:rsidRPr="00C37665">
              <w:rPr>
                <w:rStyle w:val="Hyperlink"/>
                <w:noProof/>
              </w:rPr>
              <w:t>1.3</w:t>
            </w:r>
            <w:r w:rsidR="00DC12B0">
              <w:rPr>
                <w:rFonts w:asciiTheme="minorHAnsi" w:hAnsiTheme="minorHAnsi"/>
                <w:noProof/>
                <w:kern w:val="2"/>
                <w:sz w:val="24"/>
                <w:lang w:eastAsia="en-GB"/>
                <w14:ligatures w14:val="standardContextual"/>
              </w:rPr>
              <w:tab/>
            </w:r>
            <w:r w:rsidR="00DC12B0" w:rsidRPr="00C37665">
              <w:rPr>
                <w:rStyle w:val="Hyperlink"/>
                <w:noProof/>
              </w:rPr>
              <w:t>Revised Delivery Plan</w:t>
            </w:r>
            <w:r w:rsidR="00DC12B0">
              <w:rPr>
                <w:noProof/>
                <w:webHidden/>
              </w:rPr>
              <w:tab/>
            </w:r>
            <w:r w:rsidR="00DC12B0">
              <w:rPr>
                <w:noProof/>
                <w:webHidden/>
              </w:rPr>
              <w:fldChar w:fldCharType="begin"/>
            </w:r>
            <w:r w:rsidR="00DC12B0">
              <w:rPr>
                <w:noProof/>
                <w:webHidden/>
              </w:rPr>
              <w:instrText xml:space="preserve"> PAGEREF _Toc216860009 \h </w:instrText>
            </w:r>
            <w:r w:rsidR="00DC12B0">
              <w:rPr>
                <w:noProof/>
                <w:webHidden/>
              </w:rPr>
            </w:r>
            <w:r w:rsidR="00DC12B0">
              <w:rPr>
                <w:noProof/>
                <w:webHidden/>
              </w:rPr>
              <w:fldChar w:fldCharType="separate"/>
            </w:r>
            <w:r w:rsidR="00DC12B0">
              <w:rPr>
                <w:noProof/>
                <w:webHidden/>
              </w:rPr>
              <w:t>8</w:t>
            </w:r>
            <w:r w:rsidR="00DC12B0">
              <w:rPr>
                <w:noProof/>
                <w:webHidden/>
              </w:rPr>
              <w:fldChar w:fldCharType="end"/>
            </w:r>
          </w:hyperlink>
        </w:p>
        <w:p w14:paraId="7AEE2BAE" w14:textId="59EA68E9"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10" w:history="1">
            <w:r w:rsidR="00DC12B0" w:rsidRPr="00C37665">
              <w:rPr>
                <w:rStyle w:val="Hyperlink"/>
                <w:noProof/>
              </w:rPr>
              <w:t>1.4</w:t>
            </w:r>
            <w:r w:rsidR="00DC12B0">
              <w:rPr>
                <w:rFonts w:asciiTheme="minorHAnsi" w:hAnsiTheme="minorHAnsi"/>
                <w:noProof/>
                <w:kern w:val="2"/>
                <w:sz w:val="24"/>
                <w:lang w:eastAsia="en-GB"/>
                <w14:ligatures w14:val="standardContextual"/>
              </w:rPr>
              <w:tab/>
            </w:r>
            <w:r w:rsidR="00DC12B0" w:rsidRPr="00C37665">
              <w:rPr>
                <w:rStyle w:val="Hyperlink"/>
                <w:noProof/>
              </w:rPr>
              <w:t>Research Questions</w:t>
            </w:r>
            <w:r w:rsidR="00DC12B0">
              <w:rPr>
                <w:noProof/>
                <w:webHidden/>
              </w:rPr>
              <w:tab/>
            </w:r>
            <w:r w:rsidR="00DC12B0">
              <w:rPr>
                <w:noProof/>
                <w:webHidden/>
              </w:rPr>
              <w:fldChar w:fldCharType="begin"/>
            </w:r>
            <w:r w:rsidR="00DC12B0">
              <w:rPr>
                <w:noProof/>
                <w:webHidden/>
              </w:rPr>
              <w:instrText xml:space="preserve"> PAGEREF _Toc216860010 \h </w:instrText>
            </w:r>
            <w:r w:rsidR="00DC12B0">
              <w:rPr>
                <w:noProof/>
                <w:webHidden/>
              </w:rPr>
            </w:r>
            <w:r w:rsidR="00DC12B0">
              <w:rPr>
                <w:noProof/>
                <w:webHidden/>
              </w:rPr>
              <w:fldChar w:fldCharType="separate"/>
            </w:r>
            <w:r w:rsidR="00DC12B0">
              <w:rPr>
                <w:noProof/>
                <w:webHidden/>
              </w:rPr>
              <w:t>8</w:t>
            </w:r>
            <w:r w:rsidR="00DC12B0">
              <w:rPr>
                <w:noProof/>
                <w:webHidden/>
              </w:rPr>
              <w:fldChar w:fldCharType="end"/>
            </w:r>
          </w:hyperlink>
        </w:p>
        <w:p w14:paraId="1E0EB96C" w14:textId="56B5110E" w:rsidR="00DC12B0" w:rsidRDefault="0029422B">
          <w:pPr>
            <w:pStyle w:val="TOC1"/>
            <w:tabs>
              <w:tab w:val="left" w:pos="440"/>
              <w:tab w:val="right" w:leader="dot" w:pos="9016"/>
            </w:tabs>
            <w:rPr>
              <w:rFonts w:asciiTheme="minorHAnsi" w:hAnsiTheme="minorHAnsi"/>
              <w:noProof/>
              <w:kern w:val="2"/>
              <w:sz w:val="24"/>
              <w:lang w:eastAsia="en-GB"/>
              <w14:ligatures w14:val="standardContextual"/>
            </w:rPr>
          </w:pPr>
          <w:hyperlink w:anchor="_Toc216860011" w:history="1">
            <w:r w:rsidR="00DC12B0" w:rsidRPr="00C37665">
              <w:rPr>
                <w:rStyle w:val="Hyperlink"/>
                <w:noProof/>
              </w:rPr>
              <w:t>2</w:t>
            </w:r>
            <w:r w:rsidR="00DC12B0">
              <w:rPr>
                <w:rFonts w:asciiTheme="minorHAnsi" w:hAnsiTheme="minorHAnsi"/>
                <w:noProof/>
                <w:kern w:val="2"/>
                <w:sz w:val="24"/>
                <w:lang w:eastAsia="en-GB"/>
                <w14:ligatures w14:val="standardContextual"/>
              </w:rPr>
              <w:tab/>
            </w:r>
            <w:r w:rsidR="00DC12B0" w:rsidRPr="00C37665">
              <w:rPr>
                <w:rStyle w:val="Hyperlink"/>
                <w:noProof/>
              </w:rPr>
              <w:t>Literature Review</w:t>
            </w:r>
            <w:r w:rsidR="00DC12B0">
              <w:rPr>
                <w:noProof/>
                <w:webHidden/>
              </w:rPr>
              <w:tab/>
            </w:r>
            <w:r w:rsidR="00DC12B0">
              <w:rPr>
                <w:noProof/>
                <w:webHidden/>
              </w:rPr>
              <w:fldChar w:fldCharType="begin"/>
            </w:r>
            <w:r w:rsidR="00DC12B0">
              <w:rPr>
                <w:noProof/>
                <w:webHidden/>
              </w:rPr>
              <w:instrText xml:space="preserve"> PAGEREF _Toc216860011 \h </w:instrText>
            </w:r>
            <w:r w:rsidR="00DC12B0">
              <w:rPr>
                <w:noProof/>
                <w:webHidden/>
              </w:rPr>
            </w:r>
            <w:r w:rsidR="00DC12B0">
              <w:rPr>
                <w:noProof/>
                <w:webHidden/>
              </w:rPr>
              <w:fldChar w:fldCharType="separate"/>
            </w:r>
            <w:r w:rsidR="00DC12B0">
              <w:rPr>
                <w:noProof/>
                <w:webHidden/>
              </w:rPr>
              <w:t>9</w:t>
            </w:r>
            <w:r w:rsidR="00DC12B0">
              <w:rPr>
                <w:noProof/>
                <w:webHidden/>
              </w:rPr>
              <w:fldChar w:fldCharType="end"/>
            </w:r>
          </w:hyperlink>
        </w:p>
        <w:p w14:paraId="35EC2233" w14:textId="1C8027E3"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12" w:history="1">
            <w:r w:rsidR="00DC12B0" w:rsidRPr="00C37665">
              <w:rPr>
                <w:rStyle w:val="Hyperlink"/>
                <w:noProof/>
              </w:rPr>
              <w:t>2.1</w:t>
            </w:r>
            <w:r w:rsidR="00DC12B0">
              <w:rPr>
                <w:rFonts w:asciiTheme="minorHAnsi" w:hAnsiTheme="minorHAnsi"/>
                <w:noProof/>
                <w:kern w:val="2"/>
                <w:sz w:val="24"/>
                <w:lang w:eastAsia="en-GB"/>
                <w14:ligatures w14:val="standardContextual"/>
              </w:rPr>
              <w:tab/>
            </w:r>
            <w:r w:rsidR="00DC12B0" w:rsidRPr="00C37665">
              <w:rPr>
                <w:rStyle w:val="Hyperlink"/>
                <w:noProof/>
              </w:rPr>
              <w:t>EPC Policy Architecture and Its Evolution</w:t>
            </w:r>
            <w:r w:rsidR="00DC12B0">
              <w:rPr>
                <w:noProof/>
                <w:webHidden/>
              </w:rPr>
              <w:tab/>
            </w:r>
            <w:r w:rsidR="00DC12B0">
              <w:rPr>
                <w:noProof/>
                <w:webHidden/>
              </w:rPr>
              <w:fldChar w:fldCharType="begin"/>
            </w:r>
            <w:r w:rsidR="00DC12B0">
              <w:rPr>
                <w:noProof/>
                <w:webHidden/>
              </w:rPr>
              <w:instrText xml:space="preserve"> PAGEREF _Toc216860012 \h </w:instrText>
            </w:r>
            <w:r w:rsidR="00DC12B0">
              <w:rPr>
                <w:noProof/>
                <w:webHidden/>
              </w:rPr>
            </w:r>
            <w:r w:rsidR="00DC12B0">
              <w:rPr>
                <w:noProof/>
                <w:webHidden/>
              </w:rPr>
              <w:fldChar w:fldCharType="separate"/>
            </w:r>
            <w:r w:rsidR="00DC12B0">
              <w:rPr>
                <w:noProof/>
                <w:webHidden/>
              </w:rPr>
              <w:t>9</w:t>
            </w:r>
            <w:r w:rsidR="00DC12B0">
              <w:rPr>
                <w:noProof/>
                <w:webHidden/>
              </w:rPr>
              <w:fldChar w:fldCharType="end"/>
            </w:r>
          </w:hyperlink>
        </w:p>
        <w:p w14:paraId="3EE8E0AF" w14:textId="02F06FE1"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13" w:history="1">
            <w:r w:rsidR="00DC12B0" w:rsidRPr="00C37665">
              <w:rPr>
                <w:rStyle w:val="Hyperlink"/>
                <w:noProof/>
              </w:rPr>
              <w:t>2.2</w:t>
            </w:r>
            <w:r w:rsidR="00DC12B0">
              <w:rPr>
                <w:rFonts w:asciiTheme="minorHAnsi" w:hAnsiTheme="minorHAnsi"/>
                <w:noProof/>
                <w:kern w:val="2"/>
                <w:sz w:val="24"/>
                <w:lang w:eastAsia="en-GB"/>
                <w14:ligatures w14:val="standardContextual"/>
              </w:rPr>
              <w:tab/>
            </w:r>
            <w:r w:rsidR="00DC12B0" w:rsidRPr="00C37665">
              <w:rPr>
                <w:rStyle w:val="Hyperlink"/>
                <w:noProof/>
              </w:rPr>
              <w:t>Empirical Reliability: Measurement Error and Assessor Variability</w:t>
            </w:r>
            <w:r w:rsidR="00DC12B0">
              <w:rPr>
                <w:noProof/>
                <w:webHidden/>
              </w:rPr>
              <w:tab/>
            </w:r>
            <w:r w:rsidR="00DC12B0">
              <w:rPr>
                <w:noProof/>
                <w:webHidden/>
              </w:rPr>
              <w:fldChar w:fldCharType="begin"/>
            </w:r>
            <w:r w:rsidR="00DC12B0">
              <w:rPr>
                <w:noProof/>
                <w:webHidden/>
              </w:rPr>
              <w:instrText xml:space="preserve"> PAGEREF _Toc216860013 \h </w:instrText>
            </w:r>
            <w:r w:rsidR="00DC12B0">
              <w:rPr>
                <w:noProof/>
                <w:webHidden/>
              </w:rPr>
            </w:r>
            <w:r w:rsidR="00DC12B0">
              <w:rPr>
                <w:noProof/>
                <w:webHidden/>
              </w:rPr>
              <w:fldChar w:fldCharType="separate"/>
            </w:r>
            <w:r w:rsidR="00DC12B0">
              <w:rPr>
                <w:noProof/>
                <w:webHidden/>
              </w:rPr>
              <w:t>9</w:t>
            </w:r>
            <w:r w:rsidR="00DC12B0">
              <w:rPr>
                <w:noProof/>
                <w:webHidden/>
              </w:rPr>
              <w:fldChar w:fldCharType="end"/>
            </w:r>
          </w:hyperlink>
        </w:p>
        <w:p w14:paraId="07007178" w14:textId="003219CC"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14" w:history="1">
            <w:r w:rsidR="00DC12B0" w:rsidRPr="00C37665">
              <w:rPr>
                <w:rStyle w:val="Hyperlink"/>
                <w:noProof/>
              </w:rPr>
              <w:t>2.3</w:t>
            </w:r>
            <w:r w:rsidR="00DC12B0">
              <w:rPr>
                <w:rFonts w:asciiTheme="minorHAnsi" w:hAnsiTheme="minorHAnsi"/>
                <w:noProof/>
                <w:kern w:val="2"/>
                <w:sz w:val="24"/>
                <w:lang w:eastAsia="en-GB"/>
                <w14:ligatures w14:val="standardContextual"/>
              </w:rPr>
              <w:tab/>
            </w:r>
            <w:r w:rsidR="00DC12B0" w:rsidRPr="00C37665">
              <w:rPr>
                <w:rStyle w:val="Hyperlink"/>
                <w:noProof/>
              </w:rPr>
              <w:t>The Performance Gap and Prebound Effect</w:t>
            </w:r>
            <w:r w:rsidR="00DC12B0">
              <w:rPr>
                <w:noProof/>
                <w:webHidden/>
              </w:rPr>
              <w:tab/>
            </w:r>
            <w:r w:rsidR="00DC12B0">
              <w:rPr>
                <w:noProof/>
                <w:webHidden/>
              </w:rPr>
              <w:fldChar w:fldCharType="begin"/>
            </w:r>
            <w:r w:rsidR="00DC12B0">
              <w:rPr>
                <w:noProof/>
                <w:webHidden/>
              </w:rPr>
              <w:instrText xml:space="preserve"> PAGEREF _Toc216860014 \h </w:instrText>
            </w:r>
            <w:r w:rsidR="00DC12B0">
              <w:rPr>
                <w:noProof/>
                <w:webHidden/>
              </w:rPr>
            </w:r>
            <w:r w:rsidR="00DC12B0">
              <w:rPr>
                <w:noProof/>
                <w:webHidden/>
              </w:rPr>
              <w:fldChar w:fldCharType="separate"/>
            </w:r>
            <w:r w:rsidR="00DC12B0">
              <w:rPr>
                <w:noProof/>
                <w:webHidden/>
              </w:rPr>
              <w:t>9</w:t>
            </w:r>
            <w:r w:rsidR="00DC12B0">
              <w:rPr>
                <w:noProof/>
                <w:webHidden/>
              </w:rPr>
              <w:fldChar w:fldCharType="end"/>
            </w:r>
          </w:hyperlink>
        </w:p>
        <w:p w14:paraId="370DBE8B" w14:textId="31095C7C"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15" w:history="1">
            <w:r w:rsidR="00DC12B0" w:rsidRPr="00C37665">
              <w:rPr>
                <w:rStyle w:val="Hyperlink"/>
                <w:noProof/>
              </w:rPr>
              <w:t>2.4</w:t>
            </w:r>
            <w:r w:rsidR="00DC12B0">
              <w:rPr>
                <w:rFonts w:asciiTheme="minorHAnsi" w:hAnsiTheme="minorHAnsi"/>
                <w:noProof/>
                <w:kern w:val="2"/>
                <w:sz w:val="24"/>
                <w:lang w:eastAsia="en-GB"/>
                <w14:ligatures w14:val="standardContextual"/>
              </w:rPr>
              <w:tab/>
            </w:r>
            <w:r w:rsidR="00DC12B0" w:rsidRPr="00C37665">
              <w:rPr>
                <w:rStyle w:val="Hyperlink"/>
                <w:noProof/>
              </w:rPr>
              <w:t>Heat Pump Readiness and Flow Temperature Compatibility</w:t>
            </w:r>
            <w:r w:rsidR="00DC12B0">
              <w:rPr>
                <w:noProof/>
                <w:webHidden/>
              </w:rPr>
              <w:tab/>
            </w:r>
            <w:r w:rsidR="00DC12B0">
              <w:rPr>
                <w:noProof/>
                <w:webHidden/>
              </w:rPr>
              <w:fldChar w:fldCharType="begin"/>
            </w:r>
            <w:r w:rsidR="00DC12B0">
              <w:rPr>
                <w:noProof/>
                <w:webHidden/>
              </w:rPr>
              <w:instrText xml:space="preserve"> PAGEREF _Toc216860015 \h </w:instrText>
            </w:r>
            <w:r w:rsidR="00DC12B0">
              <w:rPr>
                <w:noProof/>
                <w:webHidden/>
              </w:rPr>
            </w:r>
            <w:r w:rsidR="00DC12B0">
              <w:rPr>
                <w:noProof/>
                <w:webHidden/>
              </w:rPr>
              <w:fldChar w:fldCharType="separate"/>
            </w:r>
            <w:r w:rsidR="00DC12B0">
              <w:rPr>
                <w:noProof/>
                <w:webHidden/>
              </w:rPr>
              <w:t>10</w:t>
            </w:r>
            <w:r w:rsidR="00DC12B0">
              <w:rPr>
                <w:noProof/>
                <w:webHidden/>
              </w:rPr>
              <w:fldChar w:fldCharType="end"/>
            </w:r>
          </w:hyperlink>
        </w:p>
        <w:p w14:paraId="2553ABF2" w14:textId="2D022A56"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16" w:history="1">
            <w:r w:rsidR="00DC12B0" w:rsidRPr="00C37665">
              <w:rPr>
                <w:rStyle w:val="Hyperlink"/>
                <w:noProof/>
              </w:rPr>
              <w:t>2.5</w:t>
            </w:r>
            <w:r w:rsidR="00DC12B0">
              <w:rPr>
                <w:rFonts w:asciiTheme="minorHAnsi" w:hAnsiTheme="minorHAnsi"/>
                <w:noProof/>
                <w:kern w:val="2"/>
                <w:sz w:val="24"/>
                <w:lang w:eastAsia="en-GB"/>
                <w14:ligatures w14:val="standardContextual"/>
              </w:rPr>
              <w:tab/>
            </w:r>
            <w:r w:rsidR="00DC12B0" w:rsidRPr="00C37665">
              <w:rPr>
                <w:rStyle w:val="Hyperlink"/>
                <w:noProof/>
              </w:rPr>
              <w:t>Heat Network Readiness and Connection Compatibility</w:t>
            </w:r>
            <w:r w:rsidR="00DC12B0">
              <w:rPr>
                <w:noProof/>
                <w:webHidden/>
              </w:rPr>
              <w:tab/>
            </w:r>
            <w:r w:rsidR="00DC12B0">
              <w:rPr>
                <w:noProof/>
                <w:webHidden/>
              </w:rPr>
              <w:fldChar w:fldCharType="begin"/>
            </w:r>
            <w:r w:rsidR="00DC12B0">
              <w:rPr>
                <w:noProof/>
                <w:webHidden/>
              </w:rPr>
              <w:instrText xml:space="preserve"> PAGEREF _Toc216860016 \h </w:instrText>
            </w:r>
            <w:r w:rsidR="00DC12B0">
              <w:rPr>
                <w:noProof/>
                <w:webHidden/>
              </w:rPr>
            </w:r>
            <w:r w:rsidR="00DC12B0">
              <w:rPr>
                <w:noProof/>
                <w:webHidden/>
              </w:rPr>
              <w:fldChar w:fldCharType="separate"/>
            </w:r>
            <w:r w:rsidR="00DC12B0">
              <w:rPr>
                <w:noProof/>
                <w:webHidden/>
              </w:rPr>
              <w:t>10</w:t>
            </w:r>
            <w:r w:rsidR="00DC12B0">
              <w:rPr>
                <w:noProof/>
                <w:webHidden/>
              </w:rPr>
              <w:fldChar w:fldCharType="end"/>
            </w:r>
          </w:hyperlink>
        </w:p>
        <w:p w14:paraId="15F82767" w14:textId="0A1B8697"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17" w:history="1">
            <w:r w:rsidR="00DC12B0" w:rsidRPr="00C37665">
              <w:rPr>
                <w:rStyle w:val="Hyperlink"/>
                <w:noProof/>
              </w:rPr>
              <w:t>2.6</w:t>
            </w:r>
            <w:r w:rsidR="00DC12B0">
              <w:rPr>
                <w:rFonts w:asciiTheme="minorHAnsi" w:hAnsiTheme="minorHAnsi"/>
                <w:noProof/>
                <w:kern w:val="2"/>
                <w:sz w:val="24"/>
                <w:lang w:eastAsia="en-GB"/>
                <w14:ligatures w14:val="standardContextual"/>
              </w:rPr>
              <w:tab/>
            </w:r>
            <w:r w:rsidR="00DC12B0" w:rsidRPr="00C37665">
              <w:rPr>
                <w:rStyle w:val="Hyperlink"/>
                <w:noProof/>
              </w:rPr>
              <w:t>Heritage Buildings and Non-Standard Construction</w:t>
            </w:r>
            <w:r w:rsidR="00DC12B0">
              <w:rPr>
                <w:noProof/>
                <w:webHidden/>
              </w:rPr>
              <w:tab/>
            </w:r>
            <w:r w:rsidR="00DC12B0">
              <w:rPr>
                <w:noProof/>
                <w:webHidden/>
              </w:rPr>
              <w:fldChar w:fldCharType="begin"/>
            </w:r>
            <w:r w:rsidR="00DC12B0">
              <w:rPr>
                <w:noProof/>
                <w:webHidden/>
              </w:rPr>
              <w:instrText xml:space="preserve"> PAGEREF _Toc216860017 \h </w:instrText>
            </w:r>
            <w:r w:rsidR="00DC12B0">
              <w:rPr>
                <w:noProof/>
                <w:webHidden/>
              </w:rPr>
            </w:r>
            <w:r w:rsidR="00DC12B0">
              <w:rPr>
                <w:noProof/>
                <w:webHidden/>
              </w:rPr>
              <w:fldChar w:fldCharType="separate"/>
            </w:r>
            <w:r w:rsidR="00DC12B0">
              <w:rPr>
                <w:noProof/>
                <w:webHidden/>
              </w:rPr>
              <w:t>11</w:t>
            </w:r>
            <w:r w:rsidR="00DC12B0">
              <w:rPr>
                <w:noProof/>
                <w:webHidden/>
              </w:rPr>
              <w:fldChar w:fldCharType="end"/>
            </w:r>
          </w:hyperlink>
        </w:p>
        <w:p w14:paraId="6C0C4EA4" w14:textId="720DDBBF"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18" w:history="1">
            <w:r w:rsidR="00DC12B0" w:rsidRPr="00C37665">
              <w:rPr>
                <w:rStyle w:val="Hyperlink"/>
                <w:noProof/>
              </w:rPr>
              <w:t>2.7</w:t>
            </w:r>
            <w:r w:rsidR="00DC12B0">
              <w:rPr>
                <w:rFonts w:asciiTheme="minorHAnsi" w:hAnsiTheme="minorHAnsi"/>
                <w:noProof/>
                <w:kern w:val="2"/>
                <w:sz w:val="24"/>
                <w:lang w:eastAsia="en-GB"/>
                <w14:ligatures w14:val="standardContextual"/>
              </w:rPr>
              <w:tab/>
            </w:r>
            <w:r w:rsidR="00DC12B0" w:rsidRPr="00C37665">
              <w:rPr>
                <w:rStyle w:val="Hyperlink"/>
                <w:noProof/>
              </w:rPr>
              <w:t>Reform Trajectories</w:t>
            </w:r>
            <w:r w:rsidR="00DC12B0">
              <w:rPr>
                <w:noProof/>
                <w:webHidden/>
              </w:rPr>
              <w:tab/>
            </w:r>
            <w:r w:rsidR="00DC12B0">
              <w:rPr>
                <w:noProof/>
                <w:webHidden/>
              </w:rPr>
              <w:fldChar w:fldCharType="begin"/>
            </w:r>
            <w:r w:rsidR="00DC12B0">
              <w:rPr>
                <w:noProof/>
                <w:webHidden/>
              </w:rPr>
              <w:instrText xml:space="preserve"> PAGEREF _Toc216860018 \h </w:instrText>
            </w:r>
            <w:r w:rsidR="00DC12B0">
              <w:rPr>
                <w:noProof/>
                <w:webHidden/>
              </w:rPr>
            </w:r>
            <w:r w:rsidR="00DC12B0">
              <w:rPr>
                <w:noProof/>
                <w:webHidden/>
              </w:rPr>
              <w:fldChar w:fldCharType="separate"/>
            </w:r>
            <w:r w:rsidR="00DC12B0">
              <w:rPr>
                <w:noProof/>
                <w:webHidden/>
              </w:rPr>
              <w:t>11</w:t>
            </w:r>
            <w:r w:rsidR="00DC12B0">
              <w:rPr>
                <w:noProof/>
                <w:webHidden/>
              </w:rPr>
              <w:fldChar w:fldCharType="end"/>
            </w:r>
          </w:hyperlink>
        </w:p>
        <w:p w14:paraId="2F31DA92" w14:textId="4FB4B355"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19" w:history="1">
            <w:r w:rsidR="00DC12B0" w:rsidRPr="00C37665">
              <w:rPr>
                <w:rStyle w:val="Hyperlink"/>
                <w:noProof/>
              </w:rPr>
              <w:t>2.8</w:t>
            </w:r>
            <w:r w:rsidR="00DC12B0">
              <w:rPr>
                <w:rFonts w:asciiTheme="minorHAnsi" w:hAnsiTheme="minorHAnsi"/>
                <w:noProof/>
                <w:kern w:val="2"/>
                <w:sz w:val="24"/>
                <w:lang w:eastAsia="en-GB"/>
                <w14:ligatures w14:val="standardContextual"/>
              </w:rPr>
              <w:tab/>
            </w:r>
            <w:r w:rsidR="00DC12B0" w:rsidRPr="00C37665">
              <w:rPr>
                <w:rStyle w:val="Hyperlink"/>
                <w:noProof/>
              </w:rPr>
              <w:t>Implications for This Study</w:t>
            </w:r>
            <w:r w:rsidR="00DC12B0">
              <w:rPr>
                <w:noProof/>
                <w:webHidden/>
              </w:rPr>
              <w:tab/>
            </w:r>
            <w:r w:rsidR="00DC12B0">
              <w:rPr>
                <w:noProof/>
                <w:webHidden/>
              </w:rPr>
              <w:fldChar w:fldCharType="begin"/>
            </w:r>
            <w:r w:rsidR="00DC12B0">
              <w:rPr>
                <w:noProof/>
                <w:webHidden/>
              </w:rPr>
              <w:instrText xml:space="preserve"> PAGEREF _Toc216860019 \h </w:instrText>
            </w:r>
            <w:r w:rsidR="00DC12B0">
              <w:rPr>
                <w:noProof/>
                <w:webHidden/>
              </w:rPr>
            </w:r>
            <w:r w:rsidR="00DC12B0">
              <w:rPr>
                <w:noProof/>
                <w:webHidden/>
              </w:rPr>
              <w:fldChar w:fldCharType="separate"/>
            </w:r>
            <w:r w:rsidR="00DC12B0">
              <w:rPr>
                <w:noProof/>
                <w:webHidden/>
              </w:rPr>
              <w:t>11</w:t>
            </w:r>
            <w:r w:rsidR="00DC12B0">
              <w:rPr>
                <w:noProof/>
                <w:webHidden/>
              </w:rPr>
              <w:fldChar w:fldCharType="end"/>
            </w:r>
          </w:hyperlink>
        </w:p>
        <w:p w14:paraId="269AE995" w14:textId="4CE1696F" w:rsidR="00DC12B0" w:rsidRDefault="0029422B">
          <w:pPr>
            <w:pStyle w:val="TOC1"/>
            <w:tabs>
              <w:tab w:val="left" w:pos="440"/>
              <w:tab w:val="right" w:leader="dot" w:pos="9016"/>
            </w:tabs>
            <w:rPr>
              <w:rFonts w:asciiTheme="minorHAnsi" w:hAnsiTheme="minorHAnsi"/>
              <w:noProof/>
              <w:kern w:val="2"/>
              <w:sz w:val="24"/>
              <w:lang w:eastAsia="en-GB"/>
              <w14:ligatures w14:val="standardContextual"/>
            </w:rPr>
          </w:pPr>
          <w:hyperlink w:anchor="_Toc216860020" w:history="1">
            <w:r w:rsidR="00DC12B0" w:rsidRPr="00C37665">
              <w:rPr>
                <w:rStyle w:val="Hyperlink"/>
                <w:noProof/>
              </w:rPr>
              <w:t>3</w:t>
            </w:r>
            <w:r w:rsidR="00DC12B0">
              <w:rPr>
                <w:rFonts w:asciiTheme="minorHAnsi" w:hAnsiTheme="minorHAnsi"/>
                <w:noProof/>
                <w:kern w:val="2"/>
                <w:sz w:val="24"/>
                <w:lang w:eastAsia="en-GB"/>
                <w14:ligatures w14:val="standardContextual"/>
              </w:rPr>
              <w:tab/>
            </w:r>
            <w:r w:rsidR="00DC12B0" w:rsidRPr="00C37665">
              <w:rPr>
                <w:rStyle w:val="Hyperlink"/>
                <w:noProof/>
              </w:rPr>
              <w:t>Data and Sa</w:t>
            </w:r>
            <w:r w:rsidR="00DC12B0" w:rsidRPr="00C37665">
              <w:rPr>
                <w:rStyle w:val="Hyperlink"/>
                <w:noProof/>
              </w:rPr>
              <w:t>m</w:t>
            </w:r>
            <w:r w:rsidR="00DC12B0" w:rsidRPr="00C37665">
              <w:rPr>
                <w:rStyle w:val="Hyperlink"/>
                <w:noProof/>
              </w:rPr>
              <w:t>ple Description</w:t>
            </w:r>
            <w:r w:rsidR="00DC12B0">
              <w:rPr>
                <w:noProof/>
                <w:webHidden/>
              </w:rPr>
              <w:tab/>
            </w:r>
            <w:r w:rsidR="00DC12B0">
              <w:rPr>
                <w:noProof/>
                <w:webHidden/>
              </w:rPr>
              <w:fldChar w:fldCharType="begin"/>
            </w:r>
            <w:r w:rsidR="00DC12B0">
              <w:rPr>
                <w:noProof/>
                <w:webHidden/>
              </w:rPr>
              <w:instrText xml:space="preserve"> PAGEREF _Toc216860020 \h </w:instrText>
            </w:r>
            <w:r w:rsidR="00DC12B0">
              <w:rPr>
                <w:noProof/>
                <w:webHidden/>
              </w:rPr>
            </w:r>
            <w:r w:rsidR="00DC12B0">
              <w:rPr>
                <w:noProof/>
                <w:webHidden/>
              </w:rPr>
              <w:fldChar w:fldCharType="separate"/>
            </w:r>
            <w:r w:rsidR="00DC12B0">
              <w:rPr>
                <w:noProof/>
                <w:webHidden/>
              </w:rPr>
              <w:t>12</w:t>
            </w:r>
            <w:r w:rsidR="00DC12B0">
              <w:rPr>
                <w:noProof/>
                <w:webHidden/>
              </w:rPr>
              <w:fldChar w:fldCharType="end"/>
            </w:r>
          </w:hyperlink>
        </w:p>
        <w:p w14:paraId="1FFFCB1A" w14:textId="73CB78C3"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21" w:history="1">
            <w:r w:rsidR="00DC12B0" w:rsidRPr="00C37665">
              <w:rPr>
                <w:rStyle w:val="Hyperlink"/>
                <w:noProof/>
              </w:rPr>
              <w:t>3.1</w:t>
            </w:r>
            <w:r w:rsidR="00DC12B0">
              <w:rPr>
                <w:rFonts w:asciiTheme="minorHAnsi" w:hAnsiTheme="minorHAnsi"/>
                <w:noProof/>
                <w:kern w:val="2"/>
                <w:sz w:val="24"/>
                <w:lang w:eastAsia="en-GB"/>
                <w14:ligatures w14:val="standardContextual"/>
              </w:rPr>
              <w:tab/>
            </w:r>
            <w:r w:rsidR="00DC12B0" w:rsidRPr="00C37665">
              <w:rPr>
                <w:rStyle w:val="Hyperlink"/>
                <w:noProof/>
              </w:rPr>
              <w:t>Scale of Dataset</w:t>
            </w:r>
            <w:r w:rsidR="00DC12B0">
              <w:rPr>
                <w:noProof/>
                <w:webHidden/>
              </w:rPr>
              <w:tab/>
            </w:r>
            <w:r w:rsidR="00DC12B0">
              <w:rPr>
                <w:noProof/>
                <w:webHidden/>
              </w:rPr>
              <w:fldChar w:fldCharType="begin"/>
            </w:r>
            <w:r w:rsidR="00DC12B0">
              <w:rPr>
                <w:noProof/>
                <w:webHidden/>
              </w:rPr>
              <w:instrText xml:space="preserve"> PAGEREF _Toc216860021 \h </w:instrText>
            </w:r>
            <w:r w:rsidR="00DC12B0">
              <w:rPr>
                <w:noProof/>
                <w:webHidden/>
              </w:rPr>
            </w:r>
            <w:r w:rsidR="00DC12B0">
              <w:rPr>
                <w:noProof/>
                <w:webHidden/>
              </w:rPr>
              <w:fldChar w:fldCharType="separate"/>
            </w:r>
            <w:r w:rsidR="00DC12B0">
              <w:rPr>
                <w:noProof/>
                <w:webHidden/>
              </w:rPr>
              <w:t>12</w:t>
            </w:r>
            <w:r w:rsidR="00DC12B0">
              <w:rPr>
                <w:noProof/>
                <w:webHidden/>
              </w:rPr>
              <w:fldChar w:fldCharType="end"/>
            </w:r>
          </w:hyperlink>
        </w:p>
        <w:p w14:paraId="331F7359" w14:textId="6856E330"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22" w:history="1">
            <w:r w:rsidR="00DC12B0" w:rsidRPr="00C37665">
              <w:rPr>
                <w:rStyle w:val="Hyperlink"/>
                <w:noProof/>
              </w:rPr>
              <w:t>3.2</w:t>
            </w:r>
            <w:r w:rsidR="00DC12B0">
              <w:rPr>
                <w:rFonts w:asciiTheme="minorHAnsi" w:hAnsiTheme="minorHAnsi"/>
                <w:noProof/>
                <w:kern w:val="2"/>
                <w:sz w:val="24"/>
                <w:lang w:eastAsia="en-GB"/>
                <w14:ligatures w14:val="standardContextual"/>
              </w:rPr>
              <w:tab/>
            </w:r>
            <w:r w:rsidR="00DC12B0" w:rsidRPr="00C37665">
              <w:rPr>
                <w:rStyle w:val="Hyperlink"/>
                <w:noProof/>
              </w:rPr>
              <w:t>EPC Ratings Distribution</w:t>
            </w:r>
            <w:r w:rsidR="00DC12B0">
              <w:rPr>
                <w:noProof/>
                <w:webHidden/>
              </w:rPr>
              <w:tab/>
            </w:r>
            <w:r w:rsidR="00DC12B0">
              <w:rPr>
                <w:noProof/>
                <w:webHidden/>
              </w:rPr>
              <w:fldChar w:fldCharType="begin"/>
            </w:r>
            <w:r w:rsidR="00DC12B0">
              <w:rPr>
                <w:noProof/>
                <w:webHidden/>
              </w:rPr>
              <w:instrText xml:space="preserve"> PAGEREF _Toc216860022 \h </w:instrText>
            </w:r>
            <w:r w:rsidR="00DC12B0">
              <w:rPr>
                <w:noProof/>
                <w:webHidden/>
              </w:rPr>
            </w:r>
            <w:r w:rsidR="00DC12B0">
              <w:rPr>
                <w:noProof/>
                <w:webHidden/>
              </w:rPr>
              <w:fldChar w:fldCharType="separate"/>
            </w:r>
            <w:r w:rsidR="00DC12B0">
              <w:rPr>
                <w:noProof/>
                <w:webHidden/>
              </w:rPr>
              <w:t>12</w:t>
            </w:r>
            <w:r w:rsidR="00DC12B0">
              <w:rPr>
                <w:noProof/>
                <w:webHidden/>
              </w:rPr>
              <w:fldChar w:fldCharType="end"/>
            </w:r>
          </w:hyperlink>
        </w:p>
        <w:p w14:paraId="5898DB12" w14:textId="5EE11523"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23" w:history="1">
            <w:r w:rsidR="00DC12B0" w:rsidRPr="00C37665">
              <w:rPr>
                <w:rStyle w:val="Hyperlink"/>
                <w:noProof/>
              </w:rPr>
              <w:t>3.3</w:t>
            </w:r>
            <w:r w:rsidR="00DC12B0">
              <w:rPr>
                <w:rFonts w:asciiTheme="minorHAnsi" w:hAnsiTheme="minorHAnsi"/>
                <w:noProof/>
                <w:kern w:val="2"/>
                <w:sz w:val="24"/>
                <w:lang w:eastAsia="en-GB"/>
                <w14:ligatures w14:val="standardContextual"/>
              </w:rPr>
              <w:tab/>
            </w:r>
            <w:r w:rsidR="00DC12B0" w:rsidRPr="00C37665">
              <w:rPr>
                <w:rStyle w:val="Hyperlink"/>
                <w:noProof/>
              </w:rPr>
              <w:t>Building Fabric Characteristics</w:t>
            </w:r>
            <w:r w:rsidR="00DC12B0">
              <w:rPr>
                <w:noProof/>
                <w:webHidden/>
              </w:rPr>
              <w:tab/>
            </w:r>
            <w:r w:rsidR="00DC12B0">
              <w:rPr>
                <w:noProof/>
                <w:webHidden/>
              </w:rPr>
              <w:fldChar w:fldCharType="begin"/>
            </w:r>
            <w:r w:rsidR="00DC12B0">
              <w:rPr>
                <w:noProof/>
                <w:webHidden/>
              </w:rPr>
              <w:instrText xml:space="preserve"> PAGEREF _Toc216860023 \h </w:instrText>
            </w:r>
            <w:r w:rsidR="00DC12B0">
              <w:rPr>
                <w:noProof/>
                <w:webHidden/>
              </w:rPr>
            </w:r>
            <w:r w:rsidR="00DC12B0">
              <w:rPr>
                <w:noProof/>
                <w:webHidden/>
              </w:rPr>
              <w:fldChar w:fldCharType="separate"/>
            </w:r>
            <w:r w:rsidR="00DC12B0">
              <w:rPr>
                <w:noProof/>
                <w:webHidden/>
              </w:rPr>
              <w:t>12</w:t>
            </w:r>
            <w:r w:rsidR="00DC12B0">
              <w:rPr>
                <w:noProof/>
                <w:webHidden/>
              </w:rPr>
              <w:fldChar w:fldCharType="end"/>
            </w:r>
          </w:hyperlink>
        </w:p>
        <w:p w14:paraId="7B193526" w14:textId="799B8A6E"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24" w:history="1">
            <w:r w:rsidR="00DC12B0" w:rsidRPr="00C37665">
              <w:rPr>
                <w:rStyle w:val="Hyperlink"/>
                <w:noProof/>
              </w:rPr>
              <w:t>3.3.1</w:t>
            </w:r>
            <w:r w:rsidR="00DC12B0">
              <w:rPr>
                <w:rFonts w:asciiTheme="minorHAnsi" w:hAnsiTheme="minorHAnsi"/>
                <w:noProof/>
                <w:kern w:val="2"/>
                <w:sz w:val="24"/>
                <w:lang w:eastAsia="en-GB"/>
                <w14:ligatures w14:val="standardContextual"/>
              </w:rPr>
              <w:tab/>
            </w:r>
            <w:r w:rsidR="00DC12B0" w:rsidRPr="00C37665">
              <w:rPr>
                <w:rStyle w:val="Hyperlink"/>
                <w:noProof/>
              </w:rPr>
              <w:t>Walls</w:t>
            </w:r>
            <w:r w:rsidR="00DC12B0">
              <w:rPr>
                <w:noProof/>
                <w:webHidden/>
              </w:rPr>
              <w:tab/>
            </w:r>
            <w:r w:rsidR="00DC12B0">
              <w:rPr>
                <w:noProof/>
                <w:webHidden/>
              </w:rPr>
              <w:fldChar w:fldCharType="begin"/>
            </w:r>
            <w:r w:rsidR="00DC12B0">
              <w:rPr>
                <w:noProof/>
                <w:webHidden/>
              </w:rPr>
              <w:instrText xml:space="preserve"> PAGEREF _Toc216860024 \h </w:instrText>
            </w:r>
            <w:r w:rsidR="00DC12B0">
              <w:rPr>
                <w:noProof/>
                <w:webHidden/>
              </w:rPr>
            </w:r>
            <w:r w:rsidR="00DC12B0">
              <w:rPr>
                <w:noProof/>
                <w:webHidden/>
              </w:rPr>
              <w:fldChar w:fldCharType="separate"/>
            </w:r>
            <w:r w:rsidR="00DC12B0">
              <w:rPr>
                <w:noProof/>
                <w:webHidden/>
              </w:rPr>
              <w:t>12</w:t>
            </w:r>
            <w:r w:rsidR="00DC12B0">
              <w:rPr>
                <w:noProof/>
                <w:webHidden/>
              </w:rPr>
              <w:fldChar w:fldCharType="end"/>
            </w:r>
          </w:hyperlink>
        </w:p>
        <w:p w14:paraId="1118FD6D" w14:textId="1C8B737D"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25" w:history="1">
            <w:r w:rsidR="00DC12B0" w:rsidRPr="00C37665">
              <w:rPr>
                <w:rStyle w:val="Hyperlink"/>
                <w:noProof/>
              </w:rPr>
              <w:t>3.3.2</w:t>
            </w:r>
            <w:r w:rsidR="00DC12B0">
              <w:rPr>
                <w:rFonts w:asciiTheme="minorHAnsi" w:hAnsiTheme="minorHAnsi"/>
                <w:noProof/>
                <w:kern w:val="2"/>
                <w:sz w:val="24"/>
                <w:lang w:eastAsia="en-GB"/>
                <w14:ligatures w14:val="standardContextual"/>
              </w:rPr>
              <w:tab/>
            </w:r>
            <w:r w:rsidR="00DC12B0" w:rsidRPr="00C37665">
              <w:rPr>
                <w:rStyle w:val="Hyperlink"/>
                <w:noProof/>
              </w:rPr>
              <w:t>Lofts</w:t>
            </w:r>
            <w:r w:rsidR="00DC12B0">
              <w:rPr>
                <w:noProof/>
                <w:webHidden/>
              </w:rPr>
              <w:tab/>
            </w:r>
            <w:r w:rsidR="00DC12B0">
              <w:rPr>
                <w:noProof/>
                <w:webHidden/>
              </w:rPr>
              <w:fldChar w:fldCharType="begin"/>
            </w:r>
            <w:r w:rsidR="00DC12B0">
              <w:rPr>
                <w:noProof/>
                <w:webHidden/>
              </w:rPr>
              <w:instrText xml:space="preserve"> PAGEREF _Toc216860025 \h </w:instrText>
            </w:r>
            <w:r w:rsidR="00DC12B0">
              <w:rPr>
                <w:noProof/>
                <w:webHidden/>
              </w:rPr>
            </w:r>
            <w:r w:rsidR="00DC12B0">
              <w:rPr>
                <w:noProof/>
                <w:webHidden/>
              </w:rPr>
              <w:fldChar w:fldCharType="separate"/>
            </w:r>
            <w:r w:rsidR="00DC12B0">
              <w:rPr>
                <w:noProof/>
                <w:webHidden/>
              </w:rPr>
              <w:t>13</w:t>
            </w:r>
            <w:r w:rsidR="00DC12B0">
              <w:rPr>
                <w:noProof/>
                <w:webHidden/>
              </w:rPr>
              <w:fldChar w:fldCharType="end"/>
            </w:r>
          </w:hyperlink>
        </w:p>
        <w:p w14:paraId="06BEF393" w14:textId="4BED24A5"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26" w:history="1">
            <w:r w:rsidR="00DC12B0" w:rsidRPr="00C37665">
              <w:rPr>
                <w:rStyle w:val="Hyperlink"/>
                <w:noProof/>
              </w:rPr>
              <w:t>3.3.3</w:t>
            </w:r>
            <w:r w:rsidR="00DC12B0">
              <w:rPr>
                <w:rFonts w:asciiTheme="minorHAnsi" w:hAnsiTheme="minorHAnsi"/>
                <w:noProof/>
                <w:kern w:val="2"/>
                <w:sz w:val="24"/>
                <w:lang w:eastAsia="en-GB"/>
                <w14:ligatures w14:val="standardContextual"/>
              </w:rPr>
              <w:tab/>
            </w:r>
            <w:r w:rsidR="00DC12B0" w:rsidRPr="00C37665">
              <w:rPr>
                <w:rStyle w:val="Hyperlink"/>
                <w:noProof/>
              </w:rPr>
              <w:t>Glazing</w:t>
            </w:r>
            <w:r w:rsidR="00DC12B0">
              <w:rPr>
                <w:noProof/>
                <w:webHidden/>
              </w:rPr>
              <w:tab/>
            </w:r>
            <w:r w:rsidR="00DC12B0">
              <w:rPr>
                <w:noProof/>
                <w:webHidden/>
              </w:rPr>
              <w:fldChar w:fldCharType="begin"/>
            </w:r>
            <w:r w:rsidR="00DC12B0">
              <w:rPr>
                <w:noProof/>
                <w:webHidden/>
              </w:rPr>
              <w:instrText xml:space="preserve"> PAGEREF _Toc216860026 \h </w:instrText>
            </w:r>
            <w:r w:rsidR="00DC12B0">
              <w:rPr>
                <w:noProof/>
                <w:webHidden/>
              </w:rPr>
            </w:r>
            <w:r w:rsidR="00DC12B0">
              <w:rPr>
                <w:noProof/>
                <w:webHidden/>
              </w:rPr>
              <w:fldChar w:fldCharType="separate"/>
            </w:r>
            <w:r w:rsidR="00DC12B0">
              <w:rPr>
                <w:noProof/>
                <w:webHidden/>
              </w:rPr>
              <w:t>13</w:t>
            </w:r>
            <w:r w:rsidR="00DC12B0">
              <w:rPr>
                <w:noProof/>
                <w:webHidden/>
              </w:rPr>
              <w:fldChar w:fldCharType="end"/>
            </w:r>
          </w:hyperlink>
        </w:p>
        <w:p w14:paraId="669311FC" w14:textId="16436E08"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27" w:history="1">
            <w:r w:rsidR="00DC12B0" w:rsidRPr="00C37665">
              <w:rPr>
                <w:rStyle w:val="Hyperlink"/>
                <w:noProof/>
              </w:rPr>
              <w:t>3.4</w:t>
            </w:r>
            <w:r w:rsidR="00DC12B0">
              <w:rPr>
                <w:rFonts w:asciiTheme="minorHAnsi" w:hAnsiTheme="minorHAnsi"/>
                <w:noProof/>
                <w:kern w:val="2"/>
                <w:sz w:val="24"/>
                <w:lang w:eastAsia="en-GB"/>
                <w14:ligatures w14:val="standardContextual"/>
              </w:rPr>
              <w:tab/>
            </w:r>
            <w:r w:rsidR="00DC12B0" w:rsidRPr="00C37665">
              <w:rPr>
                <w:rStyle w:val="Hyperlink"/>
                <w:noProof/>
              </w:rPr>
              <w:t>Heating Systems and Controls</w:t>
            </w:r>
            <w:r w:rsidR="00DC12B0">
              <w:rPr>
                <w:noProof/>
                <w:webHidden/>
              </w:rPr>
              <w:tab/>
            </w:r>
            <w:r w:rsidR="00DC12B0">
              <w:rPr>
                <w:noProof/>
                <w:webHidden/>
              </w:rPr>
              <w:fldChar w:fldCharType="begin"/>
            </w:r>
            <w:r w:rsidR="00DC12B0">
              <w:rPr>
                <w:noProof/>
                <w:webHidden/>
              </w:rPr>
              <w:instrText xml:space="preserve"> PAGEREF _Toc216860027 \h </w:instrText>
            </w:r>
            <w:r w:rsidR="00DC12B0">
              <w:rPr>
                <w:noProof/>
                <w:webHidden/>
              </w:rPr>
            </w:r>
            <w:r w:rsidR="00DC12B0">
              <w:rPr>
                <w:noProof/>
                <w:webHidden/>
              </w:rPr>
              <w:fldChar w:fldCharType="separate"/>
            </w:r>
            <w:r w:rsidR="00DC12B0">
              <w:rPr>
                <w:noProof/>
                <w:webHidden/>
              </w:rPr>
              <w:t>13</w:t>
            </w:r>
            <w:r w:rsidR="00DC12B0">
              <w:rPr>
                <w:noProof/>
                <w:webHidden/>
              </w:rPr>
              <w:fldChar w:fldCharType="end"/>
            </w:r>
          </w:hyperlink>
        </w:p>
        <w:p w14:paraId="3325EA9B" w14:textId="575BEBC7"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28" w:history="1">
            <w:r w:rsidR="00DC12B0" w:rsidRPr="00C37665">
              <w:rPr>
                <w:rStyle w:val="Hyperlink"/>
                <w:noProof/>
              </w:rPr>
              <w:t>3.5</w:t>
            </w:r>
            <w:r w:rsidR="00DC12B0">
              <w:rPr>
                <w:rFonts w:asciiTheme="minorHAnsi" w:hAnsiTheme="minorHAnsi"/>
                <w:noProof/>
                <w:kern w:val="2"/>
                <w:sz w:val="24"/>
                <w:lang w:eastAsia="en-GB"/>
                <w14:ligatures w14:val="standardContextual"/>
              </w:rPr>
              <w:tab/>
            </w:r>
            <w:r w:rsidR="00DC12B0" w:rsidRPr="00C37665">
              <w:rPr>
                <w:rStyle w:val="Hyperlink"/>
                <w:noProof/>
              </w:rPr>
              <w:t>Baseline Thermal Performance</w:t>
            </w:r>
            <w:r w:rsidR="00DC12B0">
              <w:rPr>
                <w:noProof/>
                <w:webHidden/>
              </w:rPr>
              <w:tab/>
            </w:r>
            <w:r w:rsidR="00DC12B0">
              <w:rPr>
                <w:noProof/>
                <w:webHidden/>
              </w:rPr>
              <w:fldChar w:fldCharType="begin"/>
            </w:r>
            <w:r w:rsidR="00DC12B0">
              <w:rPr>
                <w:noProof/>
                <w:webHidden/>
              </w:rPr>
              <w:instrText xml:space="preserve"> PAGEREF _Toc216860028 \h </w:instrText>
            </w:r>
            <w:r w:rsidR="00DC12B0">
              <w:rPr>
                <w:noProof/>
                <w:webHidden/>
              </w:rPr>
            </w:r>
            <w:r w:rsidR="00DC12B0">
              <w:rPr>
                <w:noProof/>
                <w:webHidden/>
              </w:rPr>
              <w:fldChar w:fldCharType="separate"/>
            </w:r>
            <w:r w:rsidR="00DC12B0">
              <w:rPr>
                <w:noProof/>
                <w:webHidden/>
              </w:rPr>
              <w:t>13</w:t>
            </w:r>
            <w:r w:rsidR="00DC12B0">
              <w:rPr>
                <w:noProof/>
                <w:webHidden/>
              </w:rPr>
              <w:fldChar w:fldCharType="end"/>
            </w:r>
          </w:hyperlink>
        </w:p>
        <w:p w14:paraId="50A61207" w14:textId="18B93E09"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29" w:history="1">
            <w:r w:rsidR="00DC12B0" w:rsidRPr="00C37665">
              <w:rPr>
                <w:rStyle w:val="Hyperlink"/>
                <w:noProof/>
              </w:rPr>
              <w:t>3.6</w:t>
            </w:r>
            <w:r w:rsidR="00DC12B0">
              <w:rPr>
                <w:rFonts w:asciiTheme="minorHAnsi" w:hAnsiTheme="minorHAnsi"/>
                <w:noProof/>
                <w:kern w:val="2"/>
                <w:sz w:val="24"/>
                <w:lang w:eastAsia="en-GB"/>
                <w14:ligatures w14:val="standardContextual"/>
              </w:rPr>
              <w:tab/>
            </w:r>
            <w:r w:rsidR="00DC12B0" w:rsidRPr="00C37665">
              <w:rPr>
                <w:rStyle w:val="Hyperlink"/>
                <w:noProof/>
              </w:rPr>
              <w:t>Shakespeare Crescent Case Study</w:t>
            </w:r>
            <w:r w:rsidR="00DC12B0">
              <w:rPr>
                <w:noProof/>
                <w:webHidden/>
              </w:rPr>
              <w:tab/>
            </w:r>
            <w:r w:rsidR="00DC12B0">
              <w:rPr>
                <w:noProof/>
                <w:webHidden/>
              </w:rPr>
              <w:fldChar w:fldCharType="begin"/>
            </w:r>
            <w:r w:rsidR="00DC12B0">
              <w:rPr>
                <w:noProof/>
                <w:webHidden/>
              </w:rPr>
              <w:instrText xml:space="preserve"> PAGEREF _Toc216860029 \h </w:instrText>
            </w:r>
            <w:r w:rsidR="00DC12B0">
              <w:rPr>
                <w:noProof/>
                <w:webHidden/>
              </w:rPr>
            </w:r>
            <w:r w:rsidR="00DC12B0">
              <w:rPr>
                <w:noProof/>
                <w:webHidden/>
              </w:rPr>
              <w:fldChar w:fldCharType="separate"/>
            </w:r>
            <w:r w:rsidR="00DC12B0">
              <w:rPr>
                <w:noProof/>
                <w:webHidden/>
              </w:rPr>
              <w:t>13</w:t>
            </w:r>
            <w:r w:rsidR="00DC12B0">
              <w:rPr>
                <w:noProof/>
                <w:webHidden/>
              </w:rPr>
              <w:fldChar w:fldCharType="end"/>
            </w:r>
          </w:hyperlink>
        </w:p>
        <w:p w14:paraId="0E0E6898" w14:textId="7274845E"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30" w:history="1">
            <w:r w:rsidR="00DC12B0" w:rsidRPr="00C37665">
              <w:rPr>
                <w:rStyle w:val="Hyperlink"/>
                <w:noProof/>
              </w:rPr>
              <w:t>3.7</w:t>
            </w:r>
            <w:r w:rsidR="00DC12B0">
              <w:rPr>
                <w:rFonts w:asciiTheme="minorHAnsi" w:hAnsiTheme="minorHAnsi"/>
                <w:noProof/>
                <w:kern w:val="2"/>
                <w:sz w:val="24"/>
                <w:lang w:eastAsia="en-GB"/>
                <w14:ligatures w14:val="standardContextual"/>
              </w:rPr>
              <w:tab/>
            </w:r>
            <w:r w:rsidR="00DC12B0" w:rsidRPr="00C37665">
              <w:rPr>
                <w:rStyle w:val="Hyperlink"/>
                <w:noProof/>
              </w:rPr>
              <w:t>Borough-Level Priority Analysis</w:t>
            </w:r>
            <w:r w:rsidR="00DC12B0">
              <w:rPr>
                <w:noProof/>
                <w:webHidden/>
              </w:rPr>
              <w:tab/>
            </w:r>
            <w:r w:rsidR="00DC12B0">
              <w:rPr>
                <w:noProof/>
                <w:webHidden/>
              </w:rPr>
              <w:fldChar w:fldCharType="begin"/>
            </w:r>
            <w:r w:rsidR="00DC12B0">
              <w:rPr>
                <w:noProof/>
                <w:webHidden/>
              </w:rPr>
              <w:instrText xml:space="preserve"> PAGEREF _Toc216860030 \h </w:instrText>
            </w:r>
            <w:r w:rsidR="00DC12B0">
              <w:rPr>
                <w:noProof/>
                <w:webHidden/>
              </w:rPr>
            </w:r>
            <w:r w:rsidR="00DC12B0">
              <w:rPr>
                <w:noProof/>
                <w:webHidden/>
              </w:rPr>
              <w:fldChar w:fldCharType="separate"/>
            </w:r>
            <w:r w:rsidR="00DC12B0">
              <w:rPr>
                <w:noProof/>
                <w:webHidden/>
              </w:rPr>
              <w:t>13</w:t>
            </w:r>
            <w:r w:rsidR="00DC12B0">
              <w:rPr>
                <w:noProof/>
                <w:webHidden/>
              </w:rPr>
              <w:fldChar w:fldCharType="end"/>
            </w:r>
          </w:hyperlink>
        </w:p>
        <w:p w14:paraId="59CF3EB9" w14:textId="568CC2CE"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31" w:history="1">
            <w:r w:rsidR="00DC12B0" w:rsidRPr="00C37665">
              <w:rPr>
                <w:rStyle w:val="Hyperlink"/>
                <w:noProof/>
              </w:rPr>
              <w:t>3.8</w:t>
            </w:r>
            <w:r w:rsidR="00DC12B0">
              <w:rPr>
                <w:rFonts w:asciiTheme="minorHAnsi" w:hAnsiTheme="minorHAnsi"/>
                <w:noProof/>
                <w:kern w:val="2"/>
                <w:sz w:val="24"/>
                <w:lang w:eastAsia="en-GB"/>
                <w14:ligatures w14:val="standardContextual"/>
              </w:rPr>
              <w:tab/>
            </w:r>
            <w:r w:rsidR="00DC12B0" w:rsidRPr="00C37665">
              <w:rPr>
                <w:rStyle w:val="Hyperlink"/>
                <w:noProof/>
              </w:rPr>
              <w:t>Tenure Segmentation</w:t>
            </w:r>
            <w:r w:rsidR="00DC12B0">
              <w:rPr>
                <w:noProof/>
                <w:webHidden/>
              </w:rPr>
              <w:tab/>
            </w:r>
            <w:r w:rsidR="00DC12B0">
              <w:rPr>
                <w:noProof/>
                <w:webHidden/>
              </w:rPr>
              <w:fldChar w:fldCharType="begin"/>
            </w:r>
            <w:r w:rsidR="00DC12B0">
              <w:rPr>
                <w:noProof/>
                <w:webHidden/>
              </w:rPr>
              <w:instrText xml:space="preserve"> PAGEREF _Toc216860031 \h </w:instrText>
            </w:r>
            <w:r w:rsidR="00DC12B0">
              <w:rPr>
                <w:noProof/>
                <w:webHidden/>
              </w:rPr>
            </w:r>
            <w:r w:rsidR="00DC12B0">
              <w:rPr>
                <w:noProof/>
                <w:webHidden/>
              </w:rPr>
              <w:fldChar w:fldCharType="separate"/>
            </w:r>
            <w:r w:rsidR="00DC12B0">
              <w:rPr>
                <w:noProof/>
                <w:webHidden/>
              </w:rPr>
              <w:t>14</w:t>
            </w:r>
            <w:r w:rsidR="00DC12B0">
              <w:rPr>
                <w:noProof/>
                <w:webHidden/>
              </w:rPr>
              <w:fldChar w:fldCharType="end"/>
            </w:r>
          </w:hyperlink>
        </w:p>
        <w:p w14:paraId="7EA61F30" w14:textId="17898C54" w:rsidR="00DC12B0" w:rsidRDefault="0029422B">
          <w:pPr>
            <w:pStyle w:val="TOC1"/>
            <w:tabs>
              <w:tab w:val="left" w:pos="440"/>
              <w:tab w:val="right" w:leader="dot" w:pos="9016"/>
            </w:tabs>
            <w:rPr>
              <w:rFonts w:asciiTheme="minorHAnsi" w:hAnsiTheme="minorHAnsi"/>
              <w:noProof/>
              <w:kern w:val="2"/>
              <w:sz w:val="24"/>
              <w:lang w:eastAsia="en-GB"/>
              <w14:ligatures w14:val="standardContextual"/>
            </w:rPr>
          </w:pPr>
          <w:hyperlink w:anchor="_Toc216860032" w:history="1">
            <w:r w:rsidR="00DC12B0" w:rsidRPr="00C37665">
              <w:rPr>
                <w:rStyle w:val="Hyperlink"/>
                <w:noProof/>
              </w:rPr>
              <w:t>4</w:t>
            </w:r>
            <w:r w:rsidR="00DC12B0">
              <w:rPr>
                <w:rFonts w:asciiTheme="minorHAnsi" w:hAnsiTheme="minorHAnsi"/>
                <w:noProof/>
                <w:kern w:val="2"/>
                <w:sz w:val="24"/>
                <w:lang w:eastAsia="en-GB"/>
                <w14:ligatures w14:val="standardContextual"/>
              </w:rPr>
              <w:tab/>
            </w:r>
            <w:r w:rsidR="00DC12B0" w:rsidRPr="00C37665">
              <w:rPr>
                <w:rStyle w:val="Hyperlink"/>
                <w:noProof/>
              </w:rPr>
              <w:t>Retrofit Needs and Heat Pump Readiness</w:t>
            </w:r>
            <w:r w:rsidR="00DC12B0">
              <w:rPr>
                <w:noProof/>
                <w:webHidden/>
              </w:rPr>
              <w:tab/>
            </w:r>
            <w:r w:rsidR="00DC12B0">
              <w:rPr>
                <w:noProof/>
                <w:webHidden/>
              </w:rPr>
              <w:fldChar w:fldCharType="begin"/>
            </w:r>
            <w:r w:rsidR="00DC12B0">
              <w:rPr>
                <w:noProof/>
                <w:webHidden/>
              </w:rPr>
              <w:instrText xml:space="preserve"> PAGEREF _Toc216860032 \h </w:instrText>
            </w:r>
            <w:r w:rsidR="00DC12B0">
              <w:rPr>
                <w:noProof/>
                <w:webHidden/>
              </w:rPr>
            </w:r>
            <w:r w:rsidR="00DC12B0">
              <w:rPr>
                <w:noProof/>
                <w:webHidden/>
              </w:rPr>
              <w:fldChar w:fldCharType="separate"/>
            </w:r>
            <w:r w:rsidR="00DC12B0">
              <w:rPr>
                <w:noProof/>
                <w:webHidden/>
              </w:rPr>
              <w:t>14</w:t>
            </w:r>
            <w:r w:rsidR="00DC12B0">
              <w:rPr>
                <w:noProof/>
                <w:webHidden/>
              </w:rPr>
              <w:fldChar w:fldCharType="end"/>
            </w:r>
          </w:hyperlink>
        </w:p>
        <w:p w14:paraId="4607686D" w14:textId="32DAAD2F"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33" w:history="1">
            <w:r w:rsidR="00DC12B0" w:rsidRPr="00C37665">
              <w:rPr>
                <w:rStyle w:val="Hyperlink"/>
                <w:noProof/>
              </w:rPr>
              <w:t>4.1</w:t>
            </w:r>
            <w:r w:rsidR="00DC12B0">
              <w:rPr>
                <w:rFonts w:asciiTheme="minorHAnsi" w:hAnsiTheme="minorHAnsi"/>
                <w:noProof/>
                <w:kern w:val="2"/>
                <w:sz w:val="24"/>
                <w:lang w:eastAsia="en-GB"/>
                <w14:ligatures w14:val="standardContextual"/>
              </w:rPr>
              <w:tab/>
            </w:r>
            <w:r w:rsidR="00DC12B0" w:rsidRPr="00C37665">
              <w:rPr>
                <w:rStyle w:val="Hyperlink"/>
                <w:noProof/>
              </w:rPr>
              <w:t>Heat Pump Readiness Tiers</w:t>
            </w:r>
            <w:r w:rsidR="00DC12B0">
              <w:rPr>
                <w:noProof/>
                <w:webHidden/>
              </w:rPr>
              <w:tab/>
            </w:r>
            <w:r w:rsidR="00DC12B0">
              <w:rPr>
                <w:noProof/>
                <w:webHidden/>
              </w:rPr>
              <w:fldChar w:fldCharType="begin"/>
            </w:r>
            <w:r w:rsidR="00DC12B0">
              <w:rPr>
                <w:noProof/>
                <w:webHidden/>
              </w:rPr>
              <w:instrText xml:space="preserve"> PAGEREF _Toc216860033 \h </w:instrText>
            </w:r>
            <w:r w:rsidR="00DC12B0">
              <w:rPr>
                <w:noProof/>
                <w:webHidden/>
              </w:rPr>
            </w:r>
            <w:r w:rsidR="00DC12B0">
              <w:rPr>
                <w:noProof/>
                <w:webHidden/>
              </w:rPr>
              <w:fldChar w:fldCharType="separate"/>
            </w:r>
            <w:r w:rsidR="00DC12B0">
              <w:rPr>
                <w:noProof/>
                <w:webHidden/>
              </w:rPr>
              <w:t>14</w:t>
            </w:r>
            <w:r w:rsidR="00DC12B0">
              <w:rPr>
                <w:noProof/>
                <w:webHidden/>
              </w:rPr>
              <w:fldChar w:fldCharType="end"/>
            </w:r>
          </w:hyperlink>
        </w:p>
        <w:p w14:paraId="253DFE55" w14:textId="557EE4C5"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34" w:history="1">
            <w:r w:rsidR="00DC12B0" w:rsidRPr="00C37665">
              <w:rPr>
                <w:rStyle w:val="Hyperlink"/>
                <w:noProof/>
              </w:rPr>
              <w:t>4.2</w:t>
            </w:r>
            <w:r w:rsidR="00DC12B0">
              <w:rPr>
                <w:rFonts w:asciiTheme="minorHAnsi" w:hAnsiTheme="minorHAnsi"/>
                <w:noProof/>
                <w:kern w:val="2"/>
                <w:sz w:val="24"/>
                <w:lang w:eastAsia="en-GB"/>
                <w14:ligatures w14:val="standardContextual"/>
              </w:rPr>
              <w:tab/>
            </w:r>
            <w:r w:rsidR="00DC12B0" w:rsidRPr="00C37665">
              <w:rPr>
                <w:rStyle w:val="Hyperlink"/>
                <w:noProof/>
              </w:rPr>
              <w:t>Prerequisite Fabric Works</w:t>
            </w:r>
            <w:r w:rsidR="00DC12B0">
              <w:rPr>
                <w:noProof/>
                <w:webHidden/>
              </w:rPr>
              <w:tab/>
            </w:r>
            <w:r w:rsidR="00DC12B0">
              <w:rPr>
                <w:noProof/>
                <w:webHidden/>
              </w:rPr>
              <w:fldChar w:fldCharType="begin"/>
            </w:r>
            <w:r w:rsidR="00DC12B0">
              <w:rPr>
                <w:noProof/>
                <w:webHidden/>
              </w:rPr>
              <w:instrText xml:space="preserve"> PAGEREF _Toc216860034 \h </w:instrText>
            </w:r>
            <w:r w:rsidR="00DC12B0">
              <w:rPr>
                <w:noProof/>
                <w:webHidden/>
              </w:rPr>
            </w:r>
            <w:r w:rsidR="00DC12B0">
              <w:rPr>
                <w:noProof/>
                <w:webHidden/>
              </w:rPr>
              <w:fldChar w:fldCharType="separate"/>
            </w:r>
            <w:r w:rsidR="00DC12B0">
              <w:rPr>
                <w:noProof/>
                <w:webHidden/>
              </w:rPr>
              <w:t>15</w:t>
            </w:r>
            <w:r w:rsidR="00DC12B0">
              <w:rPr>
                <w:noProof/>
                <w:webHidden/>
              </w:rPr>
              <w:fldChar w:fldCharType="end"/>
            </w:r>
          </w:hyperlink>
        </w:p>
        <w:p w14:paraId="5652C976" w14:textId="2D92F9D6"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35" w:history="1">
            <w:r w:rsidR="00DC12B0" w:rsidRPr="00C37665">
              <w:rPr>
                <w:rStyle w:val="Hyperlink"/>
                <w:noProof/>
              </w:rPr>
              <w:t>4.3</w:t>
            </w:r>
            <w:r w:rsidR="00DC12B0">
              <w:rPr>
                <w:rFonts w:asciiTheme="minorHAnsi" w:hAnsiTheme="minorHAnsi"/>
                <w:noProof/>
                <w:kern w:val="2"/>
                <w:sz w:val="24"/>
                <w:lang w:eastAsia="en-GB"/>
                <w14:ligatures w14:val="standardContextual"/>
              </w:rPr>
              <w:tab/>
            </w:r>
            <w:r w:rsidR="00DC12B0" w:rsidRPr="00C37665">
              <w:rPr>
                <w:rStyle w:val="Hyperlink"/>
                <w:noProof/>
              </w:rPr>
              <w:t>Window Upgrade Economics</w:t>
            </w:r>
            <w:r w:rsidR="00DC12B0">
              <w:rPr>
                <w:noProof/>
                <w:webHidden/>
              </w:rPr>
              <w:tab/>
            </w:r>
            <w:r w:rsidR="00DC12B0">
              <w:rPr>
                <w:noProof/>
                <w:webHidden/>
              </w:rPr>
              <w:fldChar w:fldCharType="begin"/>
            </w:r>
            <w:r w:rsidR="00DC12B0">
              <w:rPr>
                <w:noProof/>
                <w:webHidden/>
              </w:rPr>
              <w:instrText xml:space="preserve"> PAGEREF _Toc216860035 \h </w:instrText>
            </w:r>
            <w:r w:rsidR="00DC12B0">
              <w:rPr>
                <w:noProof/>
                <w:webHidden/>
              </w:rPr>
            </w:r>
            <w:r w:rsidR="00DC12B0">
              <w:rPr>
                <w:noProof/>
                <w:webHidden/>
              </w:rPr>
              <w:fldChar w:fldCharType="separate"/>
            </w:r>
            <w:r w:rsidR="00DC12B0">
              <w:rPr>
                <w:noProof/>
                <w:webHidden/>
              </w:rPr>
              <w:t>15</w:t>
            </w:r>
            <w:r w:rsidR="00DC12B0">
              <w:rPr>
                <w:noProof/>
                <w:webHidden/>
              </w:rPr>
              <w:fldChar w:fldCharType="end"/>
            </w:r>
          </w:hyperlink>
        </w:p>
        <w:p w14:paraId="410791C1" w14:textId="335AF92D"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36" w:history="1">
            <w:r w:rsidR="00DC12B0" w:rsidRPr="00C37665">
              <w:rPr>
                <w:rStyle w:val="Hyperlink"/>
                <w:noProof/>
              </w:rPr>
              <w:t>4.4</w:t>
            </w:r>
            <w:r w:rsidR="00DC12B0">
              <w:rPr>
                <w:rFonts w:asciiTheme="minorHAnsi" w:hAnsiTheme="minorHAnsi"/>
                <w:noProof/>
                <w:kern w:val="2"/>
                <w:sz w:val="24"/>
                <w:lang w:eastAsia="en-GB"/>
                <w14:ligatures w14:val="standardContextual"/>
              </w:rPr>
              <w:tab/>
            </w:r>
            <w:r w:rsidR="00DC12B0" w:rsidRPr="00C37665">
              <w:rPr>
                <w:rStyle w:val="Hyperlink"/>
                <w:noProof/>
              </w:rPr>
              <w:t>Fabric Investment Tipping Point Analysis</w:t>
            </w:r>
            <w:r w:rsidR="00DC12B0">
              <w:rPr>
                <w:noProof/>
                <w:webHidden/>
              </w:rPr>
              <w:tab/>
            </w:r>
            <w:r w:rsidR="00DC12B0">
              <w:rPr>
                <w:noProof/>
                <w:webHidden/>
              </w:rPr>
              <w:fldChar w:fldCharType="begin"/>
            </w:r>
            <w:r w:rsidR="00DC12B0">
              <w:rPr>
                <w:noProof/>
                <w:webHidden/>
              </w:rPr>
              <w:instrText xml:space="preserve"> PAGEREF _Toc216860036 \h </w:instrText>
            </w:r>
            <w:r w:rsidR="00DC12B0">
              <w:rPr>
                <w:noProof/>
                <w:webHidden/>
              </w:rPr>
            </w:r>
            <w:r w:rsidR="00DC12B0">
              <w:rPr>
                <w:noProof/>
                <w:webHidden/>
              </w:rPr>
              <w:fldChar w:fldCharType="separate"/>
            </w:r>
            <w:r w:rsidR="00DC12B0">
              <w:rPr>
                <w:noProof/>
                <w:webHidden/>
              </w:rPr>
              <w:t>16</w:t>
            </w:r>
            <w:r w:rsidR="00DC12B0">
              <w:rPr>
                <w:noProof/>
                <w:webHidden/>
              </w:rPr>
              <w:fldChar w:fldCharType="end"/>
            </w:r>
          </w:hyperlink>
        </w:p>
        <w:p w14:paraId="5A6F6371" w14:textId="1AA35787"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37" w:history="1">
            <w:r w:rsidR="00DC12B0" w:rsidRPr="00C37665">
              <w:rPr>
                <w:rStyle w:val="Hyperlink"/>
                <w:noProof/>
              </w:rPr>
              <w:t>4.5</w:t>
            </w:r>
            <w:r w:rsidR="00DC12B0">
              <w:rPr>
                <w:rFonts w:asciiTheme="minorHAnsi" w:hAnsiTheme="minorHAnsi"/>
                <w:noProof/>
                <w:kern w:val="2"/>
                <w:sz w:val="24"/>
                <w:lang w:eastAsia="en-GB"/>
                <w14:ligatures w14:val="standardContextual"/>
              </w:rPr>
              <w:tab/>
            </w:r>
            <w:r w:rsidR="00DC12B0" w:rsidRPr="00C37665">
              <w:rPr>
                <w:rStyle w:val="Hyperlink"/>
                <w:noProof/>
              </w:rPr>
              <w:t>Cost Reduction Levers</w:t>
            </w:r>
            <w:r w:rsidR="00DC12B0">
              <w:rPr>
                <w:noProof/>
                <w:webHidden/>
              </w:rPr>
              <w:tab/>
            </w:r>
            <w:r w:rsidR="00DC12B0">
              <w:rPr>
                <w:noProof/>
                <w:webHidden/>
              </w:rPr>
              <w:fldChar w:fldCharType="begin"/>
            </w:r>
            <w:r w:rsidR="00DC12B0">
              <w:rPr>
                <w:noProof/>
                <w:webHidden/>
              </w:rPr>
              <w:instrText xml:space="preserve"> PAGEREF _Toc216860037 \h </w:instrText>
            </w:r>
            <w:r w:rsidR="00DC12B0">
              <w:rPr>
                <w:noProof/>
                <w:webHidden/>
              </w:rPr>
            </w:r>
            <w:r w:rsidR="00DC12B0">
              <w:rPr>
                <w:noProof/>
                <w:webHidden/>
              </w:rPr>
              <w:fldChar w:fldCharType="separate"/>
            </w:r>
            <w:r w:rsidR="00DC12B0">
              <w:rPr>
                <w:noProof/>
                <w:webHidden/>
              </w:rPr>
              <w:t>17</w:t>
            </w:r>
            <w:r w:rsidR="00DC12B0">
              <w:rPr>
                <w:noProof/>
                <w:webHidden/>
              </w:rPr>
              <w:fldChar w:fldCharType="end"/>
            </w:r>
          </w:hyperlink>
        </w:p>
        <w:p w14:paraId="7E46C714" w14:textId="4846928D" w:rsidR="00DC12B0" w:rsidRDefault="0029422B">
          <w:pPr>
            <w:pStyle w:val="TOC1"/>
            <w:tabs>
              <w:tab w:val="left" w:pos="440"/>
              <w:tab w:val="right" w:leader="dot" w:pos="9016"/>
            </w:tabs>
            <w:rPr>
              <w:rFonts w:asciiTheme="minorHAnsi" w:hAnsiTheme="minorHAnsi"/>
              <w:noProof/>
              <w:kern w:val="2"/>
              <w:sz w:val="24"/>
              <w:lang w:eastAsia="en-GB"/>
              <w14:ligatures w14:val="standardContextual"/>
            </w:rPr>
          </w:pPr>
          <w:hyperlink w:anchor="_Toc216860038" w:history="1">
            <w:r w:rsidR="00DC12B0" w:rsidRPr="00C37665">
              <w:rPr>
                <w:rStyle w:val="Hyperlink"/>
                <w:noProof/>
              </w:rPr>
              <w:t>5</w:t>
            </w:r>
            <w:r w:rsidR="00DC12B0">
              <w:rPr>
                <w:rFonts w:asciiTheme="minorHAnsi" w:hAnsiTheme="minorHAnsi"/>
                <w:noProof/>
                <w:kern w:val="2"/>
                <w:sz w:val="24"/>
                <w:lang w:eastAsia="en-GB"/>
                <w14:ligatures w14:val="standardContextual"/>
              </w:rPr>
              <w:tab/>
            </w:r>
            <w:r w:rsidR="00DC12B0" w:rsidRPr="00C37665">
              <w:rPr>
                <w:rStyle w:val="Hyperlink"/>
                <w:noProof/>
              </w:rPr>
              <w:t>Scenario Results</w:t>
            </w:r>
            <w:r w:rsidR="00DC12B0">
              <w:rPr>
                <w:noProof/>
                <w:webHidden/>
              </w:rPr>
              <w:tab/>
            </w:r>
            <w:r w:rsidR="00DC12B0">
              <w:rPr>
                <w:noProof/>
                <w:webHidden/>
              </w:rPr>
              <w:fldChar w:fldCharType="begin"/>
            </w:r>
            <w:r w:rsidR="00DC12B0">
              <w:rPr>
                <w:noProof/>
                <w:webHidden/>
              </w:rPr>
              <w:instrText xml:space="preserve"> PAGEREF _Toc216860038 \h </w:instrText>
            </w:r>
            <w:r w:rsidR="00DC12B0">
              <w:rPr>
                <w:noProof/>
                <w:webHidden/>
              </w:rPr>
            </w:r>
            <w:r w:rsidR="00DC12B0">
              <w:rPr>
                <w:noProof/>
                <w:webHidden/>
              </w:rPr>
              <w:fldChar w:fldCharType="separate"/>
            </w:r>
            <w:r w:rsidR="00DC12B0">
              <w:rPr>
                <w:noProof/>
                <w:webHidden/>
              </w:rPr>
              <w:t>17</w:t>
            </w:r>
            <w:r w:rsidR="00DC12B0">
              <w:rPr>
                <w:noProof/>
                <w:webHidden/>
              </w:rPr>
              <w:fldChar w:fldCharType="end"/>
            </w:r>
          </w:hyperlink>
        </w:p>
        <w:p w14:paraId="7C505315" w14:textId="49660247"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39" w:history="1">
            <w:r w:rsidR="00DC12B0" w:rsidRPr="00C37665">
              <w:rPr>
                <w:rStyle w:val="Hyperlink"/>
                <w:noProof/>
              </w:rPr>
              <w:t>5.1</w:t>
            </w:r>
            <w:r w:rsidR="00DC12B0">
              <w:rPr>
                <w:rFonts w:asciiTheme="minorHAnsi" w:hAnsiTheme="minorHAnsi"/>
                <w:noProof/>
                <w:kern w:val="2"/>
                <w:sz w:val="24"/>
                <w:lang w:eastAsia="en-GB"/>
                <w14:ligatures w14:val="standardContextual"/>
              </w:rPr>
              <w:tab/>
            </w:r>
            <w:r w:rsidR="00DC12B0" w:rsidRPr="00C37665">
              <w:rPr>
                <w:rStyle w:val="Hyperlink"/>
                <w:noProof/>
              </w:rPr>
              <w:t>Overview</w:t>
            </w:r>
            <w:r w:rsidR="00DC12B0">
              <w:rPr>
                <w:noProof/>
                <w:webHidden/>
              </w:rPr>
              <w:tab/>
            </w:r>
            <w:r w:rsidR="00DC12B0">
              <w:rPr>
                <w:noProof/>
                <w:webHidden/>
              </w:rPr>
              <w:fldChar w:fldCharType="begin"/>
            </w:r>
            <w:r w:rsidR="00DC12B0">
              <w:rPr>
                <w:noProof/>
                <w:webHidden/>
              </w:rPr>
              <w:instrText xml:space="preserve"> PAGEREF _Toc216860039 \h </w:instrText>
            </w:r>
            <w:r w:rsidR="00DC12B0">
              <w:rPr>
                <w:noProof/>
                <w:webHidden/>
              </w:rPr>
            </w:r>
            <w:r w:rsidR="00DC12B0">
              <w:rPr>
                <w:noProof/>
                <w:webHidden/>
              </w:rPr>
              <w:fldChar w:fldCharType="separate"/>
            </w:r>
            <w:r w:rsidR="00DC12B0">
              <w:rPr>
                <w:noProof/>
                <w:webHidden/>
              </w:rPr>
              <w:t>17</w:t>
            </w:r>
            <w:r w:rsidR="00DC12B0">
              <w:rPr>
                <w:noProof/>
                <w:webHidden/>
              </w:rPr>
              <w:fldChar w:fldCharType="end"/>
            </w:r>
          </w:hyperlink>
        </w:p>
        <w:p w14:paraId="3090408B" w14:textId="5CD5DEA5"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40" w:history="1">
            <w:r w:rsidR="00DC12B0" w:rsidRPr="00C37665">
              <w:rPr>
                <w:rStyle w:val="Hyperlink"/>
                <w:noProof/>
              </w:rPr>
              <w:t>5.2</w:t>
            </w:r>
            <w:r w:rsidR="00DC12B0">
              <w:rPr>
                <w:rFonts w:asciiTheme="minorHAnsi" w:hAnsiTheme="minorHAnsi"/>
                <w:noProof/>
                <w:kern w:val="2"/>
                <w:sz w:val="24"/>
                <w:lang w:eastAsia="en-GB"/>
                <w14:ligatures w14:val="standardContextual"/>
              </w:rPr>
              <w:tab/>
            </w:r>
            <w:r w:rsidR="00DC12B0" w:rsidRPr="00C37665">
              <w:rPr>
                <w:rStyle w:val="Hyperlink"/>
                <w:noProof/>
              </w:rPr>
              <w:t>Scenario Outcomes Summary</w:t>
            </w:r>
            <w:r w:rsidR="00DC12B0">
              <w:rPr>
                <w:noProof/>
                <w:webHidden/>
              </w:rPr>
              <w:tab/>
            </w:r>
            <w:r w:rsidR="00DC12B0">
              <w:rPr>
                <w:noProof/>
                <w:webHidden/>
              </w:rPr>
              <w:fldChar w:fldCharType="begin"/>
            </w:r>
            <w:r w:rsidR="00DC12B0">
              <w:rPr>
                <w:noProof/>
                <w:webHidden/>
              </w:rPr>
              <w:instrText xml:space="preserve"> PAGEREF _Toc216860040 \h </w:instrText>
            </w:r>
            <w:r w:rsidR="00DC12B0">
              <w:rPr>
                <w:noProof/>
                <w:webHidden/>
              </w:rPr>
            </w:r>
            <w:r w:rsidR="00DC12B0">
              <w:rPr>
                <w:noProof/>
                <w:webHidden/>
              </w:rPr>
              <w:fldChar w:fldCharType="separate"/>
            </w:r>
            <w:r w:rsidR="00DC12B0">
              <w:rPr>
                <w:noProof/>
                <w:webHidden/>
              </w:rPr>
              <w:t>18</w:t>
            </w:r>
            <w:r w:rsidR="00DC12B0">
              <w:rPr>
                <w:noProof/>
                <w:webHidden/>
              </w:rPr>
              <w:fldChar w:fldCharType="end"/>
            </w:r>
          </w:hyperlink>
        </w:p>
        <w:p w14:paraId="2908EE56" w14:textId="77C1F053"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41" w:history="1">
            <w:r w:rsidR="00DC12B0" w:rsidRPr="00C37665">
              <w:rPr>
                <w:rStyle w:val="Hyperlink"/>
                <w:noProof/>
              </w:rPr>
              <w:t>5.2.1</w:t>
            </w:r>
            <w:r w:rsidR="00DC12B0">
              <w:rPr>
                <w:rFonts w:asciiTheme="minorHAnsi" w:hAnsiTheme="minorHAnsi"/>
                <w:noProof/>
                <w:kern w:val="2"/>
                <w:sz w:val="24"/>
                <w:lang w:eastAsia="en-GB"/>
                <w14:ligatures w14:val="standardContextual"/>
              </w:rPr>
              <w:tab/>
            </w:r>
            <w:r w:rsidR="00DC12B0" w:rsidRPr="00C37665">
              <w:rPr>
                <w:rStyle w:val="Hyperlink"/>
                <w:noProof/>
              </w:rPr>
              <w:t>Fabric-Only Scenario</w:t>
            </w:r>
            <w:r w:rsidR="00DC12B0">
              <w:rPr>
                <w:noProof/>
                <w:webHidden/>
              </w:rPr>
              <w:tab/>
            </w:r>
            <w:r w:rsidR="00DC12B0">
              <w:rPr>
                <w:noProof/>
                <w:webHidden/>
              </w:rPr>
              <w:fldChar w:fldCharType="begin"/>
            </w:r>
            <w:r w:rsidR="00DC12B0">
              <w:rPr>
                <w:noProof/>
                <w:webHidden/>
              </w:rPr>
              <w:instrText xml:space="preserve"> PAGEREF _Toc216860041 \h </w:instrText>
            </w:r>
            <w:r w:rsidR="00DC12B0">
              <w:rPr>
                <w:noProof/>
                <w:webHidden/>
              </w:rPr>
            </w:r>
            <w:r w:rsidR="00DC12B0">
              <w:rPr>
                <w:noProof/>
                <w:webHidden/>
              </w:rPr>
              <w:fldChar w:fldCharType="separate"/>
            </w:r>
            <w:r w:rsidR="00DC12B0">
              <w:rPr>
                <w:noProof/>
                <w:webHidden/>
              </w:rPr>
              <w:t>18</w:t>
            </w:r>
            <w:r w:rsidR="00DC12B0">
              <w:rPr>
                <w:noProof/>
                <w:webHidden/>
              </w:rPr>
              <w:fldChar w:fldCharType="end"/>
            </w:r>
          </w:hyperlink>
        </w:p>
        <w:p w14:paraId="56AC2AEA" w14:textId="7CB5F419"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42" w:history="1">
            <w:r w:rsidR="00DC12B0" w:rsidRPr="00C37665">
              <w:rPr>
                <w:rStyle w:val="Hyperlink"/>
                <w:noProof/>
              </w:rPr>
              <w:t>5.2.2</w:t>
            </w:r>
            <w:r w:rsidR="00DC12B0">
              <w:rPr>
                <w:rFonts w:asciiTheme="minorHAnsi" w:hAnsiTheme="minorHAnsi"/>
                <w:noProof/>
                <w:kern w:val="2"/>
                <w:sz w:val="24"/>
                <w:lang w:eastAsia="en-GB"/>
                <w14:ligatures w14:val="standardContextual"/>
              </w:rPr>
              <w:tab/>
            </w:r>
            <w:r w:rsidR="00DC12B0" w:rsidRPr="00C37665">
              <w:rPr>
                <w:rStyle w:val="Hyperlink"/>
                <w:noProof/>
              </w:rPr>
              <w:t>Heat Pump (Deep) Scenario</w:t>
            </w:r>
            <w:r w:rsidR="00DC12B0">
              <w:rPr>
                <w:noProof/>
                <w:webHidden/>
              </w:rPr>
              <w:tab/>
            </w:r>
            <w:r w:rsidR="00DC12B0">
              <w:rPr>
                <w:noProof/>
                <w:webHidden/>
              </w:rPr>
              <w:fldChar w:fldCharType="begin"/>
            </w:r>
            <w:r w:rsidR="00DC12B0">
              <w:rPr>
                <w:noProof/>
                <w:webHidden/>
              </w:rPr>
              <w:instrText xml:space="preserve"> PAGEREF _Toc216860042 \h </w:instrText>
            </w:r>
            <w:r w:rsidR="00DC12B0">
              <w:rPr>
                <w:noProof/>
                <w:webHidden/>
              </w:rPr>
            </w:r>
            <w:r w:rsidR="00DC12B0">
              <w:rPr>
                <w:noProof/>
                <w:webHidden/>
              </w:rPr>
              <w:fldChar w:fldCharType="separate"/>
            </w:r>
            <w:r w:rsidR="00DC12B0">
              <w:rPr>
                <w:noProof/>
                <w:webHidden/>
              </w:rPr>
              <w:t>18</w:t>
            </w:r>
            <w:r w:rsidR="00DC12B0">
              <w:rPr>
                <w:noProof/>
                <w:webHidden/>
              </w:rPr>
              <w:fldChar w:fldCharType="end"/>
            </w:r>
          </w:hyperlink>
        </w:p>
        <w:p w14:paraId="25F72C66" w14:textId="397C0E33"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43" w:history="1">
            <w:r w:rsidR="00DC12B0" w:rsidRPr="00C37665">
              <w:rPr>
                <w:rStyle w:val="Hyperlink"/>
                <w:noProof/>
              </w:rPr>
              <w:t>5.2.3</w:t>
            </w:r>
            <w:r w:rsidR="00DC12B0">
              <w:rPr>
                <w:rFonts w:asciiTheme="minorHAnsi" w:hAnsiTheme="minorHAnsi"/>
                <w:noProof/>
                <w:kern w:val="2"/>
                <w:sz w:val="24"/>
                <w:lang w:eastAsia="en-GB"/>
                <w14:ligatures w14:val="standardContextual"/>
              </w:rPr>
              <w:tab/>
            </w:r>
            <w:r w:rsidR="00DC12B0" w:rsidRPr="00C37665">
              <w:rPr>
                <w:rStyle w:val="Hyperlink"/>
                <w:noProof/>
              </w:rPr>
              <w:t>Heat Network Scenario</w:t>
            </w:r>
            <w:r w:rsidR="00DC12B0">
              <w:rPr>
                <w:noProof/>
                <w:webHidden/>
              </w:rPr>
              <w:tab/>
            </w:r>
            <w:r w:rsidR="00DC12B0">
              <w:rPr>
                <w:noProof/>
                <w:webHidden/>
              </w:rPr>
              <w:fldChar w:fldCharType="begin"/>
            </w:r>
            <w:r w:rsidR="00DC12B0">
              <w:rPr>
                <w:noProof/>
                <w:webHidden/>
              </w:rPr>
              <w:instrText xml:space="preserve"> PAGEREF _Toc216860043 \h </w:instrText>
            </w:r>
            <w:r w:rsidR="00DC12B0">
              <w:rPr>
                <w:noProof/>
                <w:webHidden/>
              </w:rPr>
            </w:r>
            <w:r w:rsidR="00DC12B0">
              <w:rPr>
                <w:noProof/>
                <w:webHidden/>
              </w:rPr>
              <w:fldChar w:fldCharType="separate"/>
            </w:r>
            <w:r w:rsidR="00DC12B0">
              <w:rPr>
                <w:noProof/>
                <w:webHidden/>
              </w:rPr>
              <w:t>18</w:t>
            </w:r>
            <w:r w:rsidR="00DC12B0">
              <w:rPr>
                <w:noProof/>
                <w:webHidden/>
              </w:rPr>
              <w:fldChar w:fldCharType="end"/>
            </w:r>
          </w:hyperlink>
        </w:p>
        <w:p w14:paraId="166F1348" w14:textId="262EB522"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44" w:history="1">
            <w:r w:rsidR="00DC12B0" w:rsidRPr="00C37665">
              <w:rPr>
                <w:rStyle w:val="Hyperlink"/>
                <w:noProof/>
              </w:rPr>
              <w:t>5.2.4</w:t>
            </w:r>
            <w:r w:rsidR="00DC12B0">
              <w:rPr>
                <w:rFonts w:asciiTheme="minorHAnsi" w:hAnsiTheme="minorHAnsi"/>
                <w:noProof/>
                <w:kern w:val="2"/>
                <w:sz w:val="24"/>
                <w:lang w:eastAsia="en-GB"/>
                <w14:ligatures w14:val="standardContextual"/>
              </w:rPr>
              <w:tab/>
            </w:r>
            <w:r w:rsidR="00DC12B0" w:rsidRPr="00C37665">
              <w:rPr>
                <w:rStyle w:val="Hyperlink"/>
                <w:noProof/>
              </w:rPr>
              <w:t>HP-Ready Package (Most Realistic)</w:t>
            </w:r>
            <w:r w:rsidR="00DC12B0">
              <w:rPr>
                <w:noProof/>
                <w:webHidden/>
              </w:rPr>
              <w:tab/>
            </w:r>
            <w:r w:rsidR="00DC12B0">
              <w:rPr>
                <w:noProof/>
                <w:webHidden/>
              </w:rPr>
              <w:fldChar w:fldCharType="begin"/>
            </w:r>
            <w:r w:rsidR="00DC12B0">
              <w:rPr>
                <w:noProof/>
                <w:webHidden/>
              </w:rPr>
              <w:instrText xml:space="preserve"> PAGEREF _Toc216860044 \h </w:instrText>
            </w:r>
            <w:r w:rsidR="00DC12B0">
              <w:rPr>
                <w:noProof/>
                <w:webHidden/>
              </w:rPr>
            </w:r>
            <w:r w:rsidR="00DC12B0">
              <w:rPr>
                <w:noProof/>
                <w:webHidden/>
              </w:rPr>
              <w:fldChar w:fldCharType="separate"/>
            </w:r>
            <w:r w:rsidR="00DC12B0">
              <w:rPr>
                <w:noProof/>
                <w:webHidden/>
              </w:rPr>
              <w:t>19</w:t>
            </w:r>
            <w:r w:rsidR="00DC12B0">
              <w:rPr>
                <w:noProof/>
                <w:webHidden/>
              </w:rPr>
              <w:fldChar w:fldCharType="end"/>
            </w:r>
          </w:hyperlink>
        </w:p>
        <w:p w14:paraId="3E437CE9" w14:textId="1A3A02D7"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45" w:history="1">
            <w:r w:rsidR="00DC12B0" w:rsidRPr="00C37665">
              <w:rPr>
                <w:rStyle w:val="Hyperlink"/>
                <w:noProof/>
              </w:rPr>
              <w:t>5.3</w:t>
            </w:r>
            <w:r w:rsidR="00DC12B0">
              <w:rPr>
                <w:rFonts w:asciiTheme="minorHAnsi" w:hAnsiTheme="minorHAnsi"/>
                <w:noProof/>
                <w:kern w:val="2"/>
                <w:sz w:val="24"/>
                <w:lang w:eastAsia="en-GB"/>
                <w14:ligatures w14:val="standardContextual"/>
              </w:rPr>
              <w:tab/>
            </w:r>
            <w:r w:rsidR="00DC12B0" w:rsidRPr="00C37665">
              <w:rPr>
                <w:rStyle w:val="Hyperlink"/>
                <w:noProof/>
              </w:rPr>
              <w:t>Sensitivity and Uncertainty</w:t>
            </w:r>
            <w:r w:rsidR="00DC12B0">
              <w:rPr>
                <w:noProof/>
                <w:webHidden/>
              </w:rPr>
              <w:tab/>
            </w:r>
            <w:r w:rsidR="00DC12B0">
              <w:rPr>
                <w:noProof/>
                <w:webHidden/>
              </w:rPr>
              <w:fldChar w:fldCharType="begin"/>
            </w:r>
            <w:r w:rsidR="00DC12B0">
              <w:rPr>
                <w:noProof/>
                <w:webHidden/>
              </w:rPr>
              <w:instrText xml:space="preserve"> PAGEREF _Toc216860045 \h </w:instrText>
            </w:r>
            <w:r w:rsidR="00DC12B0">
              <w:rPr>
                <w:noProof/>
                <w:webHidden/>
              </w:rPr>
            </w:r>
            <w:r w:rsidR="00DC12B0">
              <w:rPr>
                <w:noProof/>
                <w:webHidden/>
              </w:rPr>
              <w:fldChar w:fldCharType="separate"/>
            </w:r>
            <w:r w:rsidR="00DC12B0">
              <w:rPr>
                <w:noProof/>
                <w:webHidden/>
              </w:rPr>
              <w:t>19</w:t>
            </w:r>
            <w:r w:rsidR="00DC12B0">
              <w:rPr>
                <w:noProof/>
                <w:webHidden/>
              </w:rPr>
              <w:fldChar w:fldCharType="end"/>
            </w:r>
          </w:hyperlink>
        </w:p>
        <w:p w14:paraId="3E1BC29F" w14:textId="0FC086C5" w:rsidR="00DC12B0" w:rsidRDefault="0029422B">
          <w:pPr>
            <w:pStyle w:val="TOC1"/>
            <w:tabs>
              <w:tab w:val="left" w:pos="440"/>
              <w:tab w:val="right" w:leader="dot" w:pos="9016"/>
            </w:tabs>
            <w:rPr>
              <w:rFonts w:asciiTheme="minorHAnsi" w:hAnsiTheme="minorHAnsi"/>
              <w:noProof/>
              <w:kern w:val="2"/>
              <w:sz w:val="24"/>
              <w:lang w:eastAsia="en-GB"/>
              <w14:ligatures w14:val="standardContextual"/>
            </w:rPr>
          </w:pPr>
          <w:hyperlink w:anchor="_Toc216860046" w:history="1">
            <w:r w:rsidR="00DC12B0" w:rsidRPr="00C37665">
              <w:rPr>
                <w:rStyle w:val="Hyperlink"/>
                <w:noProof/>
              </w:rPr>
              <w:t>6</w:t>
            </w:r>
            <w:r w:rsidR="00DC12B0">
              <w:rPr>
                <w:rFonts w:asciiTheme="minorHAnsi" w:hAnsiTheme="minorHAnsi"/>
                <w:noProof/>
                <w:kern w:val="2"/>
                <w:sz w:val="24"/>
                <w:lang w:eastAsia="en-GB"/>
                <w14:ligatures w14:val="standardContextual"/>
              </w:rPr>
              <w:tab/>
            </w:r>
            <w:r w:rsidR="00DC12B0" w:rsidRPr="00C37665">
              <w:rPr>
                <w:rStyle w:val="Hyperlink"/>
                <w:noProof/>
              </w:rPr>
              <w:t>Subsidy Sensitivity and Policy Levers</w:t>
            </w:r>
            <w:r w:rsidR="00DC12B0">
              <w:rPr>
                <w:noProof/>
                <w:webHidden/>
              </w:rPr>
              <w:tab/>
            </w:r>
            <w:r w:rsidR="00DC12B0">
              <w:rPr>
                <w:noProof/>
                <w:webHidden/>
              </w:rPr>
              <w:fldChar w:fldCharType="begin"/>
            </w:r>
            <w:r w:rsidR="00DC12B0">
              <w:rPr>
                <w:noProof/>
                <w:webHidden/>
              </w:rPr>
              <w:instrText xml:space="preserve"> PAGEREF _Toc216860046 \h </w:instrText>
            </w:r>
            <w:r w:rsidR="00DC12B0">
              <w:rPr>
                <w:noProof/>
                <w:webHidden/>
              </w:rPr>
            </w:r>
            <w:r w:rsidR="00DC12B0">
              <w:rPr>
                <w:noProof/>
                <w:webHidden/>
              </w:rPr>
              <w:fldChar w:fldCharType="separate"/>
            </w:r>
            <w:r w:rsidR="00DC12B0">
              <w:rPr>
                <w:noProof/>
                <w:webHidden/>
              </w:rPr>
              <w:t>19</w:t>
            </w:r>
            <w:r w:rsidR="00DC12B0">
              <w:rPr>
                <w:noProof/>
                <w:webHidden/>
              </w:rPr>
              <w:fldChar w:fldCharType="end"/>
            </w:r>
          </w:hyperlink>
        </w:p>
        <w:p w14:paraId="4A062EA5" w14:textId="3709B8A7"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47" w:history="1">
            <w:r w:rsidR="00DC12B0" w:rsidRPr="00C37665">
              <w:rPr>
                <w:rStyle w:val="Hyperlink"/>
                <w:noProof/>
              </w:rPr>
              <w:t>6.1</w:t>
            </w:r>
            <w:r w:rsidR="00DC12B0">
              <w:rPr>
                <w:rFonts w:asciiTheme="minorHAnsi" w:hAnsiTheme="minorHAnsi"/>
                <w:noProof/>
                <w:kern w:val="2"/>
                <w:sz w:val="24"/>
                <w:lang w:eastAsia="en-GB"/>
                <w14:ligatures w14:val="standardContextual"/>
              </w:rPr>
              <w:tab/>
            </w:r>
            <w:r w:rsidR="00DC12B0" w:rsidRPr="00C37665">
              <w:rPr>
                <w:rStyle w:val="Hyperlink"/>
                <w:noProof/>
              </w:rPr>
              <w:t>Calculation Methodology</w:t>
            </w:r>
            <w:r w:rsidR="00DC12B0">
              <w:rPr>
                <w:noProof/>
                <w:webHidden/>
              </w:rPr>
              <w:tab/>
            </w:r>
            <w:r w:rsidR="00DC12B0">
              <w:rPr>
                <w:noProof/>
                <w:webHidden/>
              </w:rPr>
              <w:fldChar w:fldCharType="begin"/>
            </w:r>
            <w:r w:rsidR="00DC12B0">
              <w:rPr>
                <w:noProof/>
                <w:webHidden/>
              </w:rPr>
              <w:instrText xml:space="preserve"> PAGEREF _Toc216860047 \h </w:instrText>
            </w:r>
            <w:r w:rsidR="00DC12B0">
              <w:rPr>
                <w:noProof/>
                <w:webHidden/>
              </w:rPr>
            </w:r>
            <w:r w:rsidR="00DC12B0">
              <w:rPr>
                <w:noProof/>
                <w:webHidden/>
              </w:rPr>
              <w:fldChar w:fldCharType="separate"/>
            </w:r>
            <w:r w:rsidR="00DC12B0">
              <w:rPr>
                <w:noProof/>
                <w:webHidden/>
              </w:rPr>
              <w:t>19</w:t>
            </w:r>
            <w:r w:rsidR="00DC12B0">
              <w:rPr>
                <w:noProof/>
                <w:webHidden/>
              </w:rPr>
              <w:fldChar w:fldCharType="end"/>
            </w:r>
          </w:hyperlink>
        </w:p>
        <w:p w14:paraId="6A384475" w14:textId="440C1458"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48" w:history="1">
            <w:r w:rsidR="00DC12B0" w:rsidRPr="00C37665">
              <w:rPr>
                <w:rStyle w:val="Hyperlink"/>
                <w:noProof/>
              </w:rPr>
              <w:t>6.2</w:t>
            </w:r>
            <w:r w:rsidR="00DC12B0">
              <w:rPr>
                <w:rFonts w:asciiTheme="minorHAnsi" w:hAnsiTheme="minorHAnsi"/>
                <w:noProof/>
                <w:kern w:val="2"/>
                <w:sz w:val="24"/>
                <w:lang w:eastAsia="en-GB"/>
                <w14:ligatures w14:val="standardContextual"/>
              </w:rPr>
              <w:tab/>
            </w:r>
            <w:r w:rsidR="00DC12B0" w:rsidRPr="00C37665">
              <w:rPr>
                <w:rStyle w:val="Hyperlink"/>
                <w:noProof/>
              </w:rPr>
              <w:t>Results</w:t>
            </w:r>
            <w:r w:rsidR="00DC12B0">
              <w:rPr>
                <w:noProof/>
                <w:webHidden/>
              </w:rPr>
              <w:tab/>
            </w:r>
            <w:r w:rsidR="00DC12B0">
              <w:rPr>
                <w:noProof/>
                <w:webHidden/>
              </w:rPr>
              <w:fldChar w:fldCharType="begin"/>
            </w:r>
            <w:r w:rsidR="00DC12B0">
              <w:rPr>
                <w:noProof/>
                <w:webHidden/>
              </w:rPr>
              <w:instrText xml:space="preserve"> PAGEREF _Toc216860048 \h </w:instrText>
            </w:r>
            <w:r w:rsidR="00DC12B0">
              <w:rPr>
                <w:noProof/>
                <w:webHidden/>
              </w:rPr>
            </w:r>
            <w:r w:rsidR="00DC12B0">
              <w:rPr>
                <w:noProof/>
                <w:webHidden/>
              </w:rPr>
              <w:fldChar w:fldCharType="separate"/>
            </w:r>
            <w:r w:rsidR="00DC12B0">
              <w:rPr>
                <w:noProof/>
                <w:webHidden/>
              </w:rPr>
              <w:t>20</w:t>
            </w:r>
            <w:r w:rsidR="00DC12B0">
              <w:rPr>
                <w:noProof/>
                <w:webHidden/>
              </w:rPr>
              <w:fldChar w:fldCharType="end"/>
            </w:r>
          </w:hyperlink>
        </w:p>
        <w:p w14:paraId="0BA73884" w14:textId="16958019"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49" w:history="1">
            <w:r w:rsidR="00DC12B0" w:rsidRPr="00C37665">
              <w:rPr>
                <w:rStyle w:val="Hyperlink"/>
                <w:noProof/>
              </w:rPr>
              <w:t>6.3</w:t>
            </w:r>
            <w:r w:rsidR="00DC12B0">
              <w:rPr>
                <w:rFonts w:asciiTheme="minorHAnsi" w:hAnsiTheme="minorHAnsi"/>
                <w:noProof/>
                <w:kern w:val="2"/>
                <w:sz w:val="24"/>
                <w:lang w:eastAsia="en-GB"/>
                <w14:ligatures w14:val="standardContextual"/>
              </w:rPr>
              <w:tab/>
            </w:r>
            <w:r w:rsidR="00DC12B0" w:rsidRPr="00C37665">
              <w:rPr>
                <w:rStyle w:val="Hyperlink"/>
                <w:noProof/>
              </w:rPr>
              <w:t>Policy Implications</w:t>
            </w:r>
            <w:r w:rsidR="00DC12B0">
              <w:rPr>
                <w:noProof/>
                <w:webHidden/>
              </w:rPr>
              <w:tab/>
            </w:r>
            <w:r w:rsidR="00DC12B0">
              <w:rPr>
                <w:noProof/>
                <w:webHidden/>
              </w:rPr>
              <w:fldChar w:fldCharType="begin"/>
            </w:r>
            <w:r w:rsidR="00DC12B0">
              <w:rPr>
                <w:noProof/>
                <w:webHidden/>
              </w:rPr>
              <w:instrText xml:space="preserve"> PAGEREF _Toc216860049 \h </w:instrText>
            </w:r>
            <w:r w:rsidR="00DC12B0">
              <w:rPr>
                <w:noProof/>
                <w:webHidden/>
              </w:rPr>
            </w:r>
            <w:r w:rsidR="00DC12B0">
              <w:rPr>
                <w:noProof/>
                <w:webHidden/>
              </w:rPr>
              <w:fldChar w:fldCharType="separate"/>
            </w:r>
            <w:r w:rsidR="00DC12B0">
              <w:rPr>
                <w:noProof/>
                <w:webHidden/>
              </w:rPr>
              <w:t>20</w:t>
            </w:r>
            <w:r w:rsidR="00DC12B0">
              <w:rPr>
                <w:noProof/>
                <w:webHidden/>
              </w:rPr>
              <w:fldChar w:fldCharType="end"/>
            </w:r>
          </w:hyperlink>
        </w:p>
        <w:p w14:paraId="292FC4AB" w14:textId="7B3CB161" w:rsidR="00DC12B0" w:rsidRDefault="0029422B">
          <w:pPr>
            <w:pStyle w:val="TOC1"/>
            <w:tabs>
              <w:tab w:val="left" w:pos="440"/>
              <w:tab w:val="right" w:leader="dot" w:pos="9016"/>
            </w:tabs>
            <w:rPr>
              <w:rFonts w:asciiTheme="minorHAnsi" w:hAnsiTheme="minorHAnsi"/>
              <w:noProof/>
              <w:kern w:val="2"/>
              <w:sz w:val="24"/>
              <w:lang w:eastAsia="en-GB"/>
              <w14:ligatures w14:val="standardContextual"/>
            </w:rPr>
          </w:pPr>
          <w:hyperlink w:anchor="_Toc216860050" w:history="1">
            <w:r w:rsidR="00DC12B0" w:rsidRPr="00C37665">
              <w:rPr>
                <w:rStyle w:val="Hyperlink"/>
                <w:noProof/>
              </w:rPr>
              <w:t>7</w:t>
            </w:r>
            <w:r w:rsidR="00DC12B0">
              <w:rPr>
                <w:rFonts w:asciiTheme="minorHAnsi" w:hAnsiTheme="minorHAnsi"/>
                <w:noProof/>
                <w:kern w:val="2"/>
                <w:sz w:val="24"/>
                <w:lang w:eastAsia="en-GB"/>
                <w14:ligatures w14:val="standardContextual"/>
              </w:rPr>
              <w:tab/>
            </w:r>
            <w:r w:rsidR="00DC12B0" w:rsidRPr="00C37665">
              <w:rPr>
                <w:rStyle w:val="Hyperlink"/>
                <w:noProof/>
              </w:rPr>
              <w:t>Implications for EPCs, Subsidy Design and Heat Networks</w:t>
            </w:r>
            <w:r w:rsidR="00DC12B0">
              <w:rPr>
                <w:noProof/>
                <w:webHidden/>
              </w:rPr>
              <w:tab/>
            </w:r>
            <w:r w:rsidR="00DC12B0">
              <w:rPr>
                <w:noProof/>
                <w:webHidden/>
              </w:rPr>
              <w:fldChar w:fldCharType="begin"/>
            </w:r>
            <w:r w:rsidR="00DC12B0">
              <w:rPr>
                <w:noProof/>
                <w:webHidden/>
              </w:rPr>
              <w:instrText xml:space="preserve"> PAGEREF _Toc216860050 \h </w:instrText>
            </w:r>
            <w:r w:rsidR="00DC12B0">
              <w:rPr>
                <w:noProof/>
                <w:webHidden/>
              </w:rPr>
            </w:r>
            <w:r w:rsidR="00DC12B0">
              <w:rPr>
                <w:noProof/>
                <w:webHidden/>
              </w:rPr>
              <w:fldChar w:fldCharType="separate"/>
            </w:r>
            <w:r w:rsidR="00DC12B0">
              <w:rPr>
                <w:noProof/>
                <w:webHidden/>
              </w:rPr>
              <w:t>20</w:t>
            </w:r>
            <w:r w:rsidR="00DC12B0">
              <w:rPr>
                <w:noProof/>
                <w:webHidden/>
              </w:rPr>
              <w:fldChar w:fldCharType="end"/>
            </w:r>
          </w:hyperlink>
        </w:p>
        <w:p w14:paraId="2898AE1D" w14:textId="2786F2B1"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51" w:history="1">
            <w:r w:rsidR="00DC12B0" w:rsidRPr="00C37665">
              <w:rPr>
                <w:rStyle w:val="Hyperlink"/>
                <w:noProof/>
              </w:rPr>
              <w:t>7.1</w:t>
            </w:r>
            <w:r w:rsidR="00DC12B0">
              <w:rPr>
                <w:rFonts w:asciiTheme="minorHAnsi" w:hAnsiTheme="minorHAnsi"/>
                <w:noProof/>
                <w:kern w:val="2"/>
                <w:sz w:val="24"/>
                <w:lang w:eastAsia="en-GB"/>
                <w14:ligatures w14:val="standardContextual"/>
              </w:rPr>
              <w:tab/>
            </w:r>
            <w:r w:rsidR="00DC12B0" w:rsidRPr="00C37665">
              <w:rPr>
                <w:rStyle w:val="Hyperlink"/>
                <w:noProof/>
              </w:rPr>
              <w:t>EPCs as Planning Tools: Strengths and Limits</w:t>
            </w:r>
            <w:r w:rsidR="00DC12B0">
              <w:rPr>
                <w:noProof/>
                <w:webHidden/>
              </w:rPr>
              <w:tab/>
            </w:r>
            <w:r w:rsidR="00DC12B0">
              <w:rPr>
                <w:noProof/>
                <w:webHidden/>
              </w:rPr>
              <w:fldChar w:fldCharType="begin"/>
            </w:r>
            <w:r w:rsidR="00DC12B0">
              <w:rPr>
                <w:noProof/>
                <w:webHidden/>
              </w:rPr>
              <w:instrText xml:space="preserve"> PAGEREF _Toc216860051 \h </w:instrText>
            </w:r>
            <w:r w:rsidR="00DC12B0">
              <w:rPr>
                <w:noProof/>
                <w:webHidden/>
              </w:rPr>
            </w:r>
            <w:r w:rsidR="00DC12B0">
              <w:rPr>
                <w:noProof/>
                <w:webHidden/>
              </w:rPr>
              <w:fldChar w:fldCharType="separate"/>
            </w:r>
            <w:r w:rsidR="00DC12B0">
              <w:rPr>
                <w:noProof/>
                <w:webHidden/>
              </w:rPr>
              <w:t>20</w:t>
            </w:r>
            <w:r w:rsidR="00DC12B0">
              <w:rPr>
                <w:noProof/>
                <w:webHidden/>
              </w:rPr>
              <w:fldChar w:fldCharType="end"/>
            </w:r>
          </w:hyperlink>
        </w:p>
        <w:p w14:paraId="045C47C9" w14:textId="03A0ADE8"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52" w:history="1">
            <w:r w:rsidR="00DC12B0" w:rsidRPr="00C37665">
              <w:rPr>
                <w:rStyle w:val="Hyperlink"/>
                <w:noProof/>
              </w:rPr>
              <w:t>7.1.1</w:t>
            </w:r>
            <w:r w:rsidR="00DC12B0">
              <w:rPr>
                <w:rFonts w:asciiTheme="minorHAnsi" w:hAnsiTheme="minorHAnsi"/>
                <w:noProof/>
                <w:kern w:val="2"/>
                <w:sz w:val="24"/>
                <w:lang w:eastAsia="en-GB"/>
                <w14:ligatures w14:val="standardContextual"/>
              </w:rPr>
              <w:tab/>
            </w:r>
            <w:r w:rsidR="00DC12B0" w:rsidRPr="00C37665">
              <w:rPr>
                <w:rStyle w:val="Hyperlink"/>
                <w:noProof/>
              </w:rPr>
              <w:t>EPCs Work at Scale</w:t>
            </w:r>
            <w:r w:rsidR="00DC12B0">
              <w:rPr>
                <w:noProof/>
                <w:webHidden/>
              </w:rPr>
              <w:tab/>
            </w:r>
            <w:r w:rsidR="00DC12B0">
              <w:rPr>
                <w:noProof/>
                <w:webHidden/>
              </w:rPr>
              <w:fldChar w:fldCharType="begin"/>
            </w:r>
            <w:r w:rsidR="00DC12B0">
              <w:rPr>
                <w:noProof/>
                <w:webHidden/>
              </w:rPr>
              <w:instrText xml:space="preserve"> PAGEREF _Toc216860052 \h </w:instrText>
            </w:r>
            <w:r w:rsidR="00DC12B0">
              <w:rPr>
                <w:noProof/>
                <w:webHidden/>
              </w:rPr>
            </w:r>
            <w:r w:rsidR="00DC12B0">
              <w:rPr>
                <w:noProof/>
                <w:webHidden/>
              </w:rPr>
              <w:fldChar w:fldCharType="separate"/>
            </w:r>
            <w:r w:rsidR="00DC12B0">
              <w:rPr>
                <w:noProof/>
                <w:webHidden/>
              </w:rPr>
              <w:t>20</w:t>
            </w:r>
            <w:r w:rsidR="00DC12B0">
              <w:rPr>
                <w:noProof/>
                <w:webHidden/>
              </w:rPr>
              <w:fldChar w:fldCharType="end"/>
            </w:r>
          </w:hyperlink>
        </w:p>
        <w:p w14:paraId="633A94CD" w14:textId="13C1EAD7"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53" w:history="1">
            <w:r w:rsidR="00DC12B0" w:rsidRPr="00C37665">
              <w:rPr>
                <w:rStyle w:val="Hyperlink"/>
                <w:noProof/>
              </w:rPr>
              <w:t>7.1.2</w:t>
            </w:r>
            <w:r w:rsidR="00DC12B0">
              <w:rPr>
                <w:rFonts w:asciiTheme="minorHAnsi" w:hAnsiTheme="minorHAnsi"/>
                <w:noProof/>
                <w:kern w:val="2"/>
                <w:sz w:val="24"/>
                <w:lang w:eastAsia="en-GB"/>
                <w14:ligatures w14:val="standardContextual"/>
              </w:rPr>
              <w:tab/>
            </w:r>
            <w:r w:rsidR="00DC12B0" w:rsidRPr="00C37665">
              <w:rPr>
                <w:rStyle w:val="Hyperlink"/>
                <w:noProof/>
              </w:rPr>
              <w:t>Where EPCs Remain Weak</w:t>
            </w:r>
            <w:r w:rsidR="00DC12B0">
              <w:rPr>
                <w:noProof/>
                <w:webHidden/>
              </w:rPr>
              <w:tab/>
            </w:r>
            <w:r w:rsidR="00DC12B0">
              <w:rPr>
                <w:noProof/>
                <w:webHidden/>
              </w:rPr>
              <w:fldChar w:fldCharType="begin"/>
            </w:r>
            <w:r w:rsidR="00DC12B0">
              <w:rPr>
                <w:noProof/>
                <w:webHidden/>
              </w:rPr>
              <w:instrText xml:space="preserve"> PAGEREF _Toc216860053 \h </w:instrText>
            </w:r>
            <w:r w:rsidR="00DC12B0">
              <w:rPr>
                <w:noProof/>
                <w:webHidden/>
              </w:rPr>
            </w:r>
            <w:r w:rsidR="00DC12B0">
              <w:rPr>
                <w:noProof/>
                <w:webHidden/>
              </w:rPr>
              <w:fldChar w:fldCharType="separate"/>
            </w:r>
            <w:r w:rsidR="00DC12B0">
              <w:rPr>
                <w:noProof/>
                <w:webHidden/>
              </w:rPr>
              <w:t>21</w:t>
            </w:r>
            <w:r w:rsidR="00DC12B0">
              <w:rPr>
                <w:noProof/>
                <w:webHidden/>
              </w:rPr>
              <w:fldChar w:fldCharType="end"/>
            </w:r>
          </w:hyperlink>
        </w:p>
        <w:p w14:paraId="596B71CF" w14:textId="69CEEDFC"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54" w:history="1">
            <w:r w:rsidR="00DC12B0" w:rsidRPr="00C37665">
              <w:rPr>
                <w:rStyle w:val="Hyperlink"/>
                <w:noProof/>
              </w:rPr>
              <w:t>7.2</w:t>
            </w:r>
            <w:r w:rsidR="00DC12B0">
              <w:rPr>
                <w:rFonts w:asciiTheme="minorHAnsi" w:hAnsiTheme="minorHAnsi"/>
                <w:noProof/>
                <w:kern w:val="2"/>
                <w:sz w:val="24"/>
                <w:lang w:eastAsia="en-GB"/>
                <w14:ligatures w14:val="standardContextual"/>
              </w:rPr>
              <w:tab/>
            </w:r>
            <w:r w:rsidR="00DC12B0" w:rsidRPr="00C37665">
              <w:rPr>
                <w:rStyle w:val="Hyperlink"/>
                <w:noProof/>
              </w:rPr>
              <w:t>Implications for Subsidy Design</w:t>
            </w:r>
            <w:r w:rsidR="00DC12B0">
              <w:rPr>
                <w:noProof/>
                <w:webHidden/>
              </w:rPr>
              <w:tab/>
            </w:r>
            <w:r w:rsidR="00DC12B0">
              <w:rPr>
                <w:noProof/>
                <w:webHidden/>
              </w:rPr>
              <w:fldChar w:fldCharType="begin"/>
            </w:r>
            <w:r w:rsidR="00DC12B0">
              <w:rPr>
                <w:noProof/>
                <w:webHidden/>
              </w:rPr>
              <w:instrText xml:space="preserve"> PAGEREF _Toc216860054 \h </w:instrText>
            </w:r>
            <w:r w:rsidR="00DC12B0">
              <w:rPr>
                <w:noProof/>
                <w:webHidden/>
              </w:rPr>
            </w:r>
            <w:r w:rsidR="00DC12B0">
              <w:rPr>
                <w:noProof/>
                <w:webHidden/>
              </w:rPr>
              <w:fldChar w:fldCharType="separate"/>
            </w:r>
            <w:r w:rsidR="00DC12B0">
              <w:rPr>
                <w:noProof/>
                <w:webHidden/>
              </w:rPr>
              <w:t>21</w:t>
            </w:r>
            <w:r w:rsidR="00DC12B0">
              <w:rPr>
                <w:noProof/>
                <w:webHidden/>
              </w:rPr>
              <w:fldChar w:fldCharType="end"/>
            </w:r>
          </w:hyperlink>
        </w:p>
        <w:p w14:paraId="09F9FD46" w14:textId="312001DF"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55" w:history="1">
            <w:r w:rsidR="00DC12B0" w:rsidRPr="00C37665">
              <w:rPr>
                <w:rStyle w:val="Hyperlink"/>
                <w:noProof/>
              </w:rPr>
              <w:t>7.2.1</w:t>
            </w:r>
            <w:r w:rsidR="00DC12B0">
              <w:rPr>
                <w:rFonts w:asciiTheme="minorHAnsi" w:hAnsiTheme="minorHAnsi"/>
                <w:noProof/>
                <w:kern w:val="2"/>
                <w:sz w:val="24"/>
                <w:lang w:eastAsia="en-GB"/>
                <w14:ligatures w14:val="standardContextual"/>
              </w:rPr>
              <w:tab/>
            </w:r>
            <w:r w:rsidR="00DC12B0" w:rsidRPr="00C37665">
              <w:rPr>
                <w:rStyle w:val="Hyperlink"/>
                <w:noProof/>
              </w:rPr>
              <w:t>Retrofit Cost Envelopes</w:t>
            </w:r>
            <w:r w:rsidR="00DC12B0">
              <w:rPr>
                <w:noProof/>
                <w:webHidden/>
              </w:rPr>
              <w:tab/>
            </w:r>
            <w:r w:rsidR="00DC12B0">
              <w:rPr>
                <w:noProof/>
                <w:webHidden/>
              </w:rPr>
              <w:fldChar w:fldCharType="begin"/>
            </w:r>
            <w:r w:rsidR="00DC12B0">
              <w:rPr>
                <w:noProof/>
                <w:webHidden/>
              </w:rPr>
              <w:instrText xml:space="preserve"> PAGEREF _Toc216860055 \h </w:instrText>
            </w:r>
            <w:r w:rsidR="00DC12B0">
              <w:rPr>
                <w:noProof/>
                <w:webHidden/>
              </w:rPr>
            </w:r>
            <w:r w:rsidR="00DC12B0">
              <w:rPr>
                <w:noProof/>
                <w:webHidden/>
              </w:rPr>
              <w:fldChar w:fldCharType="separate"/>
            </w:r>
            <w:r w:rsidR="00DC12B0">
              <w:rPr>
                <w:noProof/>
                <w:webHidden/>
              </w:rPr>
              <w:t>21</w:t>
            </w:r>
            <w:r w:rsidR="00DC12B0">
              <w:rPr>
                <w:noProof/>
                <w:webHidden/>
              </w:rPr>
              <w:fldChar w:fldCharType="end"/>
            </w:r>
          </w:hyperlink>
        </w:p>
        <w:p w14:paraId="56762F8F" w14:textId="49374DC8"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56" w:history="1">
            <w:r w:rsidR="00DC12B0" w:rsidRPr="00C37665">
              <w:rPr>
                <w:rStyle w:val="Hyperlink"/>
                <w:noProof/>
              </w:rPr>
              <w:t>7.3</w:t>
            </w:r>
            <w:r w:rsidR="00DC12B0">
              <w:rPr>
                <w:rFonts w:asciiTheme="minorHAnsi" w:hAnsiTheme="minorHAnsi"/>
                <w:noProof/>
                <w:kern w:val="2"/>
                <w:sz w:val="24"/>
                <w:lang w:eastAsia="en-GB"/>
                <w14:ligatures w14:val="standardContextual"/>
              </w:rPr>
              <w:tab/>
            </w:r>
            <w:r w:rsidR="00DC12B0" w:rsidRPr="00C37665">
              <w:rPr>
                <w:rStyle w:val="Hyperlink"/>
                <w:noProof/>
              </w:rPr>
              <w:t>Implications for Heat Network Planning</w:t>
            </w:r>
            <w:r w:rsidR="00DC12B0">
              <w:rPr>
                <w:noProof/>
                <w:webHidden/>
              </w:rPr>
              <w:tab/>
            </w:r>
            <w:r w:rsidR="00DC12B0">
              <w:rPr>
                <w:noProof/>
                <w:webHidden/>
              </w:rPr>
              <w:fldChar w:fldCharType="begin"/>
            </w:r>
            <w:r w:rsidR="00DC12B0">
              <w:rPr>
                <w:noProof/>
                <w:webHidden/>
              </w:rPr>
              <w:instrText xml:space="preserve"> PAGEREF _Toc216860056 \h </w:instrText>
            </w:r>
            <w:r w:rsidR="00DC12B0">
              <w:rPr>
                <w:noProof/>
                <w:webHidden/>
              </w:rPr>
            </w:r>
            <w:r w:rsidR="00DC12B0">
              <w:rPr>
                <w:noProof/>
                <w:webHidden/>
              </w:rPr>
              <w:fldChar w:fldCharType="separate"/>
            </w:r>
            <w:r w:rsidR="00DC12B0">
              <w:rPr>
                <w:noProof/>
                <w:webHidden/>
              </w:rPr>
              <w:t>21</w:t>
            </w:r>
            <w:r w:rsidR="00DC12B0">
              <w:rPr>
                <w:noProof/>
                <w:webHidden/>
              </w:rPr>
              <w:fldChar w:fldCharType="end"/>
            </w:r>
          </w:hyperlink>
        </w:p>
        <w:p w14:paraId="0F0B6595" w14:textId="1B2C75A2" w:rsidR="00DC12B0" w:rsidRDefault="0029422B">
          <w:pPr>
            <w:pStyle w:val="TOC1"/>
            <w:tabs>
              <w:tab w:val="left" w:pos="440"/>
              <w:tab w:val="right" w:leader="dot" w:pos="9016"/>
            </w:tabs>
            <w:rPr>
              <w:rFonts w:asciiTheme="minorHAnsi" w:hAnsiTheme="minorHAnsi"/>
              <w:noProof/>
              <w:kern w:val="2"/>
              <w:sz w:val="24"/>
              <w:lang w:eastAsia="en-GB"/>
              <w14:ligatures w14:val="standardContextual"/>
            </w:rPr>
          </w:pPr>
          <w:hyperlink w:anchor="_Toc216860057" w:history="1">
            <w:r w:rsidR="00DC12B0" w:rsidRPr="00C37665">
              <w:rPr>
                <w:rStyle w:val="Hyperlink"/>
                <w:noProof/>
              </w:rPr>
              <w:t>8</w:t>
            </w:r>
            <w:r w:rsidR="00DC12B0">
              <w:rPr>
                <w:rFonts w:asciiTheme="minorHAnsi" w:hAnsiTheme="minorHAnsi"/>
                <w:noProof/>
                <w:kern w:val="2"/>
                <w:sz w:val="24"/>
                <w:lang w:eastAsia="en-GB"/>
                <w14:ligatures w14:val="standardContextual"/>
              </w:rPr>
              <w:tab/>
            </w:r>
            <w:r w:rsidR="00DC12B0" w:rsidRPr="00C37665">
              <w:rPr>
                <w:rStyle w:val="Hyperlink"/>
                <w:noProof/>
              </w:rPr>
              <w:t>Conclusions and Recommendations</w:t>
            </w:r>
            <w:r w:rsidR="00DC12B0">
              <w:rPr>
                <w:noProof/>
                <w:webHidden/>
              </w:rPr>
              <w:tab/>
            </w:r>
            <w:r w:rsidR="00DC12B0">
              <w:rPr>
                <w:noProof/>
                <w:webHidden/>
              </w:rPr>
              <w:fldChar w:fldCharType="begin"/>
            </w:r>
            <w:r w:rsidR="00DC12B0">
              <w:rPr>
                <w:noProof/>
                <w:webHidden/>
              </w:rPr>
              <w:instrText xml:space="preserve"> PAGEREF _Toc216860057 \h </w:instrText>
            </w:r>
            <w:r w:rsidR="00DC12B0">
              <w:rPr>
                <w:noProof/>
                <w:webHidden/>
              </w:rPr>
            </w:r>
            <w:r w:rsidR="00DC12B0">
              <w:rPr>
                <w:noProof/>
                <w:webHidden/>
              </w:rPr>
              <w:fldChar w:fldCharType="separate"/>
            </w:r>
            <w:r w:rsidR="00DC12B0">
              <w:rPr>
                <w:noProof/>
                <w:webHidden/>
              </w:rPr>
              <w:t>21</w:t>
            </w:r>
            <w:r w:rsidR="00DC12B0">
              <w:rPr>
                <w:noProof/>
                <w:webHidden/>
              </w:rPr>
              <w:fldChar w:fldCharType="end"/>
            </w:r>
          </w:hyperlink>
        </w:p>
        <w:p w14:paraId="4344B66F" w14:textId="6C59A43B"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58" w:history="1">
            <w:r w:rsidR="00DC12B0" w:rsidRPr="00C37665">
              <w:rPr>
                <w:rStyle w:val="Hyperlink"/>
                <w:noProof/>
              </w:rPr>
              <w:t>8.1</w:t>
            </w:r>
            <w:r w:rsidR="00DC12B0">
              <w:rPr>
                <w:rFonts w:asciiTheme="minorHAnsi" w:hAnsiTheme="minorHAnsi"/>
                <w:noProof/>
                <w:kern w:val="2"/>
                <w:sz w:val="24"/>
                <w:lang w:eastAsia="en-GB"/>
                <w14:ligatures w14:val="standardContextual"/>
              </w:rPr>
              <w:tab/>
            </w:r>
            <w:r w:rsidR="00DC12B0" w:rsidRPr="00C37665">
              <w:rPr>
                <w:rStyle w:val="Hyperlink"/>
                <w:noProof/>
              </w:rPr>
              <w:t>Key Conclusions</w:t>
            </w:r>
            <w:r w:rsidR="00DC12B0">
              <w:rPr>
                <w:noProof/>
                <w:webHidden/>
              </w:rPr>
              <w:tab/>
            </w:r>
            <w:r w:rsidR="00DC12B0">
              <w:rPr>
                <w:noProof/>
                <w:webHidden/>
              </w:rPr>
              <w:fldChar w:fldCharType="begin"/>
            </w:r>
            <w:r w:rsidR="00DC12B0">
              <w:rPr>
                <w:noProof/>
                <w:webHidden/>
              </w:rPr>
              <w:instrText xml:space="preserve"> PAGEREF _Toc216860058 \h </w:instrText>
            </w:r>
            <w:r w:rsidR="00DC12B0">
              <w:rPr>
                <w:noProof/>
                <w:webHidden/>
              </w:rPr>
            </w:r>
            <w:r w:rsidR="00DC12B0">
              <w:rPr>
                <w:noProof/>
                <w:webHidden/>
              </w:rPr>
              <w:fldChar w:fldCharType="separate"/>
            </w:r>
            <w:r w:rsidR="00DC12B0">
              <w:rPr>
                <w:noProof/>
                <w:webHidden/>
              </w:rPr>
              <w:t>22</w:t>
            </w:r>
            <w:r w:rsidR="00DC12B0">
              <w:rPr>
                <w:noProof/>
                <w:webHidden/>
              </w:rPr>
              <w:fldChar w:fldCharType="end"/>
            </w:r>
          </w:hyperlink>
        </w:p>
        <w:p w14:paraId="3E1787BB" w14:textId="4A85B435"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59" w:history="1">
            <w:r w:rsidR="00DC12B0" w:rsidRPr="00C37665">
              <w:rPr>
                <w:rStyle w:val="Hyperlink"/>
                <w:noProof/>
              </w:rPr>
              <w:t>8.2</w:t>
            </w:r>
            <w:r w:rsidR="00DC12B0">
              <w:rPr>
                <w:rFonts w:asciiTheme="minorHAnsi" w:hAnsiTheme="minorHAnsi"/>
                <w:noProof/>
                <w:kern w:val="2"/>
                <w:sz w:val="24"/>
                <w:lang w:eastAsia="en-GB"/>
                <w14:ligatures w14:val="standardContextual"/>
              </w:rPr>
              <w:tab/>
            </w:r>
            <w:r w:rsidR="00DC12B0" w:rsidRPr="00C37665">
              <w:rPr>
                <w:rStyle w:val="Hyperlink"/>
                <w:noProof/>
              </w:rPr>
              <w:t>Recommendations</w:t>
            </w:r>
            <w:r w:rsidR="00DC12B0">
              <w:rPr>
                <w:noProof/>
                <w:webHidden/>
              </w:rPr>
              <w:tab/>
            </w:r>
            <w:r w:rsidR="00DC12B0">
              <w:rPr>
                <w:noProof/>
                <w:webHidden/>
              </w:rPr>
              <w:fldChar w:fldCharType="begin"/>
            </w:r>
            <w:r w:rsidR="00DC12B0">
              <w:rPr>
                <w:noProof/>
                <w:webHidden/>
              </w:rPr>
              <w:instrText xml:space="preserve"> PAGEREF _Toc216860059 \h </w:instrText>
            </w:r>
            <w:r w:rsidR="00DC12B0">
              <w:rPr>
                <w:noProof/>
                <w:webHidden/>
              </w:rPr>
            </w:r>
            <w:r w:rsidR="00DC12B0">
              <w:rPr>
                <w:noProof/>
                <w:webHidden/>
              </w:rPr>
              <w:fldChar w:fldCharType="separate"/>
            </w:r>
            <w:r w:rsidR="00DC12B0">
              <w:rPr>
                <w:noProof/>
                <w:webHidden/>
              </w:rPr>
              <w:t>22</w:t>
            </w:r>
            <w:r w:rsidR="00DC12B0">
              <w:rPr>
                <w:noProof/>
                <w:webHidden/>
              </w:rPr>
              <w:fldChar w:fldCharType="end"/>
            </w:r>
          </w:hyperlink>
        </w:p>
        <w:p w14:paraId="27BEEEBF" w14:textId="0A9634CD"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60" w:history="1">
            <w:r w:rsidR="00DC12B0" w:rsidRPr="00C37665">
              <w:rPr>
                <w:rStyle w:val="Hyperlink"/>
                <w:noProof/>
              </w:rPr>
              <w:t>8.2.1</w:t>
            </w:r>
            <w:r w:rsidR="00DC12B0">
              <w:rPr>
                <w:rFonts w:asciiTheme="minorHAnsi" w:hAnsiTheme="minorHAnsi"/>
                <w:noProof/>
                <w:kern w:val="2"/>
                <w:sz w:val="24"/>
                <w:lang w:eastAsia="en-GB"/>
                <w14:ligatures w14:val="standardContextual"/>
              </w:rPr>
              <w:tab/>
            </w:r>
            <w:r w:rsidR="00DC12B0" w:rsidRPr="00C37665">
              <w:rPr>
                <w:rStyle w:val="Hyperlink"/>
                <w:noProof/>
              </w:rPr>
              <w:t>Recommendation 1: Adopt a phased heat pump deployment strategy</w:t>
            </w:r>
            <w:r w:rsidR="00DC12B0">
              <w:rPr>
                <w:noProof/>
                <w:webHidden/>
              </w:rPr>
              <w:tab/>
            </w:r>
            <w:r w:rsidR="00DC12B0">
              <w:rPr>
                <w:noProof/>
                <w:webHidden/>
              </w:rPr>
              <w:fldChar w:fldCharType="begin"/>
            </w:r>
            <w:r w:rsidR="00DC12B0">
              <w:rPr>
                <w:noProof/>
                <w:webHidden/>
              </w:rPr>
              <w:instrText xml:space="preserve"> PAGEREF _Toc216860060 \h </w:instrText>
            </w:r>
            <w:r w:rsidR="00DC12B0">
              <w:rPr>
                <w:noProof/>
                <w:webHidden/>
              </w:rPr>
            </w:r>
            <w:r w:rsidR="00DC12B0">
              <w:rPr>
                <w:noProof/>
                <w:webHidden/>
              </w:rPr>
              <w:fldChar w:fldCharType="separate"/>
            </w:r>
            <w:r w:rsidR="00DC12B0">
              <w:rPr>
                <w:noProof/>
                <w:webHidden/>
              </w:rPr>
              <w:t>22</w:t>
            </w:r>
            <w:r w:rsidR="00DC12B0">
              <w:rPr>
                <w:noProof/>
                <w:webHidden/>
              </w:rPr>
              <w:fldChar w:fldCharType="end"/>
            </w:r>
          </w:hyperlink>
        </w:p>
        <w:p w14:paraId="62D9D8BF" w14:textId="6EA7325E"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61" w:history="1">
            <w:r w:rsidR="00DC12B0" w:rsidRPr="00C37665">
              <w:rPr>
                <w:rStyle w:val="Hyperlink"/>
                <w:noProof/>
              </w:rPr>
              <w:t>8.2.2</w:t>
            </w:r>
            <w:r w:rsidR="00DC12B0">
              <w:rPr>
                <w:rFonts w:asciiTheme="minorHAnsi" w:hAnsiTheme="minorHAnsi"/>
                <w:noProof/>
                <w:kern w:val="2"/>
                <w:sz w:val="24"/>
                <w:lang w:eastAsia="en-GB"/>
                <w14:ligatures w14:val="standardContextual"/>
              </w:rPr>
              <w:tab/>
            </w:r>
            <w:r w:rsidR="00DC12B0" w:rsidRPr="00C37665">
              <w:rPr>
                <w:rStyle w:val="Hyperlink"/>
                <w:noProof/>
              </w:rPr>
              <w:t>Recommendation 2: Introduce HP-ready fabric packages into subsidy design</w:t>
            </w:r>
            <w:r w:rsidR="00DC12B0">
              <w:rPr>
                <w:noProof/>
                <w:webHidden/>
              </w:rPr>
              <w:tab/>
            </w:r>
            <w:r w:rsidR="00DC12B0">
              <w:rPr>
                <w:noProof/>
                <w:webHidden/>
              </w:rPr>
              <w:fldChar w:fldCharType="begin"/>
            </w:r>
            <w:r w:rsidR="00DC12B0">
              <w:rPr>
                <w:noProof/>
                <w:webHidden/>
              </w:rPr>
              <w:instrText xml:space="preserve"> PAGEREF _Toc216860061 \h </w:instrText>
            </w:r>
            <w:r w:rsidR="00DC12B0">
              <w:rPr>
                <w:noProof/>
                <w:webHidden/>
              </w:rPr>
            </w:r>
            <w:r w:rsidR="00DC12B0">
              <w:rPr>
                <w:noProof/>
                <w:webHidden/>
              </w:rPr>
              <w:fldChar w:fldCharType="separate"/>
            </w:r>
            <w:r w:rsidR="00DC12B0">
              <w:rPr>
                <w:noProof/>
                <w:webHidden/>
              </w:rPr>
              <w:t>22</w:t>
            </w:r>
            <w:r w:rsidR="00DC12B0">
              <w:rPr>
                <w:noProof/>
                <w:webHidden/>
              </w:rPr>
              <w:fldChar w:fldCharType="end"/>
            </w:r>
          </w:hyperlink>
        </w:p>
        <w:p w14:paraId="5A5CFC8A" w14:textId="1412E04F"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62" w:history="1">
            <w:r w:rsidR="00DC12B0" w:rsidRPr="00C37665">
              <w:rPr>
                <w:rStyle w:val="Hyperlink"/>
                <w:noProof/>
              </w:rPr>
              <w:t>8.2.3</w:t>
            </w:r>
            <w:r w:rsidR="00DC12B0">
              <w:rPr>
                <w:rFonts w:asciiTheme="minorHAnsi" w:hAnsiTheme="minorHAnsi"/>
                <w:noProof/>
                <w:kern w:val="2"/>
                <w:sz w:val="24"/>
                <w:lang w:eastAsia="en-GB"/>
                <w14:ligatures w14:val="standardContextual"/>
              </w:rPr>
              <w:tab/>
            </w:r>
            <w:r w:rsidR="00DC12B0" w:rsidRPr="00C37665">
              <w:rPr>
                <w:rStyle w:val="Hyperlink"/>
                <w:noProof/>
              </w:rPr>
              <w:t>Recommendation 3: Reform EPCs to include heat-pump readiness indicators</w:t>
            </w:r>
            <w:r w:rsidR="00DC12B0">
              <w:rPr>
                <w:noProof/>
                <w:webHidden/>
              </w:rPr>
              <w:tab/>
            </w:r>
            <w:r w:rsidR="00DC12B0">
              <w:rPr>
                <w:noProof/>
                <w:webHidden/>
              </w:rPr>
              <w:fldChar w:fldCharType="begin"/>
            </w:r>
            <w:r w:rsidR="00DC12B0">
              <w:rPr>
                <w:noProof/>
                <w:webHidden/>
              </w:rPr>
              <w:instrText xml:space="preserve"> PAGEREF _Toc216860062 \h </w:instrText>
            </w:r>
            <w:r w:rsidR="00DC12B0">
              <w:rPr>
                <w:noProof/>
                <w:webHidden/>
              </w:rPr>
            </w:r>
            <w:r w:rsidR="00DC12B0">
              <w:rPr>
                <w:noProof/>
                <w:webHidden/>
              </w:rPr>
              <w:fldChar w:fldCharType="separate"/>
            </w:r>
            <w:r w:rsidR="00DC12B0">
              <w:rPr>
                <w:noProof/>
                <w:webHidden/>
              </w:rPr>
              <w:t>22</w:t>
            </w:r>
            <w:r w:rsidR="00DC12B0">
              <w:rPr>
                <w:noProof/>
                <w:webHidden/>
              </w:rPr>
              <w:fldChar w:fldCharType="end"/>
            </w:r>
          </w:hyperlink>
        </w:p>
        <w:p w14:paraId="3C511C37" w14:textId="6DBF0312"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63" w:history="1">
            <w:r w:rsidR="00DC12B0" w:rsidRPr="00C37665">
              <w:rPr>
                <w:rStyle w:val="Hyperlink"/>
                <w:noProof/>
              </w:rPr>
              <w:t>8.2.4</w:t>
            </w:r>
            <w:r w:rsidR="00DC12B0">
              <w:rPr>
                <w:rFonts w:asciiTheme="minorHAnsi" w:hAnsiTheme="minorHAnsi"/>
                <w:noProof/>
                <w:kern w:val="2"/>
                <w:sz w:val="24"/>
                <w:lang w:eastAsia="en-GB"/>
                <w14:ligatures w14:val="standardContextual"/>
              </w:rPr>
              <w:tab/>
            </w:r>
            <w:r w:rsidR="00DC12B0" w:rsidRPr="00C37665">
              <w:rPr>
                <w:rStyle w:val="Hyperlink"/>
                <w:noProof/>
              </w:rPr>
              <w:t>Recommendation 4: Align heat network expansion with retrofit need</w:t>
            </w:r>
            <w:r w:rsidR="00DC12B0">
              <w:rPr>
                <w:noProof/>
                <w:webHidden/>
              </w:rPr>
              <w:tab/>
            </w:r>
            <w:r w:rsidR="00DC12B0">
              <w:rPr>
                <w:noProof/>
                <w:webHidden/>
              </w:rPr>
              <w:fldChar w:fldCharType="begin"/>
            </w:r>
            <w:r w:rsidR="00DC12B0">
              <w:rPr>
                <w:noProof/>
                <w:webHidden/>
              </w:rPr>
              <w:instrText xml:space="preserve"> PAGEREF _Toc216860063 \h </w:instrText>
            </w:r>
            <w:r w:rsidR="00DC12B0">
              <w:rPr>
                <w:noProof/>
                <w:webHidden/>
              </w:rPr>
            </w:r>
            <w:r w:rsidR="00DC12B0">
              <w:rPr>
                <w:noProof/>
                <w:webHidden/>
              </w:rPr>
              <w:fldChar w:fldCharType="separate"/>
            </w:r>
            <w:r w:rsidR="00DC12B0">
              <w:rPr>
                <w:noProof/>
                <w:webHidden/>
              </w:rPr>
              <w:t>22</w:t>
            </w:r>
            <w:r w:rsidR="00DC12B0">
              <w:rPr>
                <w:noProof/>
                <w:webHidden/>
              </w:rPr>
              <w:fldChar w:fldCharType="end"/>
            </w:r>
          </w:hyperlink>
        </w:p>
        <w:p w14:paraId="0EB43AE8" w14:textId="3170B016"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64" w:history="1">
            <w:r w:rsidR="00DC12B0" w:rsidRPr="00C37665">
              <w:rPr>
                <w:rStyle w:val="Hyperlink"/>
                <w:noProof/>
              </w:rPr>
              <w:t>8.2.5</w:t>
            </w:r>
            <w:r w:rsidR="00DC12B0">
              <w:rPr>
                <w:rFonts w:asciiTheme="minorHAnsi" w:hAnsiTheme="minorHAnsi"/>
                <w:noProof/>
                <w:kern w:val="2"/>
                <w:sz w:val="24"/>
                <w:lang w:eastAsia="en-GB"/>
                <w14:ligatures w14:val="standardContextual"/>
              </w:rPr>
              <w:tab/>
            </w:r>
            <w:r w:rsidR="00DC12B0" w:rsidRPr="00C37665">
              <w:rPr>
                <w:rStyle w:val="Hyperlink"/>
                <w:noProof/>
              </w:rPr>
              <w:t>Recommendation 5: Support cost-reduction levers through industrial strategy</w:t>
            </w:r>
            <w:r w:rsidR="00DC12B0">
              <w:rPr>
                <w:noProof/>
                <w:webHidden/>
              </w:rPr>
              <w:tab/>
            </w:r>
            <w:r w:rsidR="00DC12B0">
              <w:rPr>
                <w:noProof/>
                <w:webHidden/>
              </w:rPr>
              <w:fldChar w:fldCharType="begin"/>
            </w:r>
            <w:r w:rsidR="00DC12B0">
              <w:rPr>
                <w:noProof/>
                <w:webHidden/>
              </w:rPr>
              <w:instrText xml:space="preserve"> PAGEREF _Toc216860064 \h </w:instrText>
            </w:r>
            <w:r w:rsidR="00DC12B0">
              <w:rPr>
                <w:noProof/>
                <w:webHidden/>
              </w:rPr>
            </w:r>
            <w:r w:rsidR="00DC12B0">
              <w:rPr>
                <w:noProof/>
                <w:webHidden/>
              </w:rPr>
              <w:fldChar w:fldCharType="separate"/>
            </w:r>
            <w:r w:rsidR="00DC12B0">
              <w:rPr>
                <w:noProof/>
                <w:webHidden/>
              </w:rPr>
              <w:t>23</w:t>
            </w:r>
            <w:r w:rsidR="00DC12B0">
              <w:rPr>
                <w:noProof/>
                <w:webHidden/>
              </w:rPr>
              <w:fldChar w:fldCharType="end"/>
            </w:r>
          </w:hyperlink>
        </w:p>
        <w:p w14:paraId="3344905A" w14:textId="24FBABB4" w:rsidR="00DC12B0" w:rsidRDefault="0029422B">
          <w:pPr>
            <w:pStyle w:val="TOC3"/>
            <w:tabs>
              <w:tab w:val="left" w:pos="1200"/>
              <w:tab w:val="right" w:leader="dot" w:pos="9016"/>
            </w:tabs>
            <w:rPr>
              <w:rFonts w:asciiTheme="minorHAnsi" w:hAnsiTheme="minorHAnsi"/>
              <w:noProof/>
              <w:kern w:val="2"/>
              <w:sz w:val="24"/>
              <w:lang w:eastAsia="en-GB"/>
              <w14:ligatures w14:val="standardContextual"/>
            </w:rPr>
          </w:pPr>
          <w:hyperlink w:anchor="_Toc216860065" w:history="1">
            <w:r w:rsidR="00DC12B0" w:rsidRPr="00C37665">
              <w:rPr>
                <w:rStyle w:val="Hyperlink"/>
                <w:noProof/>
              </w:rPr>
              <w:t>8.2.6</w:t>
            </w:r>
            <w:r w:rsidR="00DC12B0">
              <w:rPr>
                <w:rFonts w:asciiTheme="minorHAnsi" w:hAnsiTheme="minorHAnsi"/>
                <w:noProof/>
                <w:kern w:val="2"/>
                <w:sz w:val="24"/>
                <w:lang w:eastAsia="en-GB"/>
                <w14:ligatures w14:val="standardContextual"/>
              </w:rPr>
              <w:tab/>
            </w:r>
            <w:r w:rsidR="00DC12B0" w:rsidRPr="00C37665">
              <w:rPr>
                <w:rStyle w:val="Hyperlink"/>
                <w:noProof/>
              </w:rPr>
              <w:t>Recommendation 6: Treat EPC-based large-sample analysis as a core tool</w:t>
            </w:r>
            <w:r w:rsidR="00DC12B0">
              <w:rPr>
                <w:noProof/>
                <w:webHidden/>
              </w:rPr>
              <w:tab/>
            </w:r>
            <w:r w:rsidR="00DC12B0">
              <w:rPr>
                <w:noProof/>
                <w:webHidden/>
              </w:rPr>
              <w:fldChar w:fldCharType="begin"/>
            </w:r>
            <w:r w:rsidR="00DC12B0">
              <w:rPr>
                <w:noProof/>
                <w:webHidden/>
              </w:rPr>
              <w:instrText xml:space="preserve"> PAGEREF _Toc216860065 \h </w:instrText>
            </w:r>
            <w:r w:rsidR="00DC12B0">
              <w:rPr>
                <w:noProof/>
                <w:webHidden/>
              </w:rPr>
            </w:r>
            <w:r w:rsidR="00DC12B0">
              <w:rPr>
                <w:noProof/>
                <w:webHidden/>
              </w:rPr>
              <w:fldChar w:fldCharType="separate"/>
            </w:r>
            <w:r w:rsidR="00DC12B0">
              <w:rPr>
                <w:noProof/>
                <w:webHidden/>
              </w:rPr>
              <w:t>23</w:t>
            </w:r>
            <w:r w:rsidR="00DC12B0">
              <w:rPr>
                <w:noProof/>
                <w:webHidden/>
              </w:rPr>
              <w:fldChar w:fldCharType="end"/>
            </w:r>
          </w:hyperlink>
        </w:p>
        <w:p w14:paraId="68629DC4" w14:textId="4D30792F" w:rsidR="00DC12B0" w:rsidRDefault="0029422B">
          <w:pPr>
            <w:pStyle w:val="TOC1"/>
            <w:tabs>
              <w:tab w:val="left" w:pos="1440"/>
              <w:tab w:val="right" w:leader="dot" w:pos="9016"/>
            </w:tabs>
            <w:rPr>
              <w:rFonts w:asciiTheme="minorHAnsi" w:hAnsiTheme="minorHAnsi"/>
              <w:noProof/>
              <w:kern w:val="2"/>
              <w:sz w:val="24"/>
              <w:lang w:eastAsia="en-GB"/>
              <w14:ligatures w14:val="standardContextual"/>
            </w:rPr>
          </w:pPr>
          <w:hyperlink w:anchor="_Toc216860066" w:history="1">
            <w:r w:rsidR="00DC12B0" w:rsidRPr="00C37665">
              <w:rPr>
                <w:rStyle w:val="Hyperlink"/>
                <w:noProof/>
              </w:rPr>
              <w:t>Appendix A</w:t>
            </w:r>
            <w:r w:rsidR="00DC12B0">
              <w:rPr>
                <w:rFonts w:asciiTheme="minorHAnsi" w:hAnsiTheme="minorHAnsi"/>
                <w:noProof/>
                <w:kern w:val="2"/>
                <w:sz w:val="24"/>
                <w:lang w:eastAsia="en-GB"/>
                <w14:ligatures w14:val="standardContextual"/>
              </w:rPr>
              <w:tab/>
            </w:r>
            <w:r w:rsidR="00DC12B0" w:rsidRPr="00C37665">
              <w:rPr>
                <w:rStyle w:val="Hyperlink"/>
                <w:noProof/>
              </w:rPr>
              <w:t>Literature Review</w:t>
            </w:r>
            <w:r w:rsidR="00DC12B0">
              <w:rPr>
                <w:noProof/>
                <w:webHidden/>
              </w:rPr>
              <w:tab/>
            </w:r>
            <w:r w:rsidR="00DC12B0">
              <w:rPr>
                <w:noProof/>
                <w:webHidden/>
              </w:rPr>
              <w:fldChar w:fldCharType="begin"/>
            </w:r>
            <w:r w:rsidR="00DC12B0">
              <w:rPr>
                <w:noProof/>
                <w:webHidden/>
              </w:rPr>
              <w:instrText xml:space="preserve"> PAGEREF _Toc216860066 \h </w:instrText>
            </w:r>
            <w:r w:rsidR="00DC12B0">
              <w:rPr>
                <w:noProof/>
                <w:webHidden/>
              </w:rPr>
            </w:r>
            <w:r w:rsidR="00DC12B0">
              <w:rPr>
                <w:noProof/>
                <w:webHidden/>
              </w:rPr>
              <w:fldChar w:fldCharType="separate"/>
            </w:r>
            <w:r w:rsidR="00DC12B0">
              <w:rPr>
                <w:noProof/>
                <w:webHidden/>
              </w:rPr>
              <w:t>24</w:t>
            </w:r>
            <w:r w:rsidR="00DC12B0">
              <w:rPr>
                <w:noProof/>
                <w:webHidden/>
              </w:rPr>
              <w:fldChar w:fldCharType="end"/>
            </w:r>
          </w:hyperlink>
        </w:p>
        <w:p w14:paraId="2A4B5693" w14:textId="10DC553A" w:rsidR="00DC12B0" w:rsidRDefault="0029422B">
          <w:pPr>
            <w:pStyle w:val="TOC1"/>
            <w:tabs>
              <w:tab w:val="left" w:pos="1440"/>
              <w:tab w:val="right" w:leader="dot" w:pos="9016"/>
            </w:tabs>
            <w:rPr>
              <w:rFonts w:asciiTheme="minorHAnsi" w:hAnsiTheme="minorHAnsi"/>
              <w:noProof/>
              <w:kern w:val="2"/>
              <w:sz w:val="24"/>
              <w:lang w:eastAsia="en-GB"/>
              <w14:ligatures w14:val="standardContextual"/>
            </w:rPr>
          </w:pPr>
          <w:hyperlink w:anchor="_Toc216860067" w:history="1">
            <w:r w:rsidR="00DC12B0" w:rsidRPr="00C37665">
              <w:rPr>
                <w:rStyle w:val="Hyperlink"/>
                <w:noProof/>
              </w:rPr>
              <w:t>Appendix B</w:t>
            </w:r>
            <w:r w:rsidR="00DC12B0">
              <w:rPr>
                <w:rFonts w:asciiTheme="minorHAnsi" w:hAnsiTheme="minorHAnsi"/>
                <w:noProof/>
                <w:kern w:val="2"/>
                <w:sz w:val="24"/>
                <w:lang w:eastAsia="en-GB"/>
                <w14:ligatures w14:val="standardContextual"/>
              </w:rPr>
              <w:tab/>
            </w:r>
            <w:r w:rsidR="00DC12B0" w:rsidRPr="00C37665">
              <w:rPr>
                <w:rStyle w:val="Hyperlink"/>
                <w:noProof/>
              </w:rPr>
              <w:t>Methodology: EPC-Based Scenario Modelling for Heat Street</w:t>
            </w:r>
            <w:r w:rsidR="00DC12B0">
              <w:rPr>
                <w:noProof/>
                <w:webHidden/>
              </w:rPr>
              <w:tab/>
            </w:r>
            <w:r w:rsidR="00DC12B0">
              <w:rPr>
                <w:noProof/>
                <w:webHidden/>
              </w:rPr>
              <w:fldChar w:fldCharType="begin"/>
            </w:r>
            <w:r w:rsidR="00DC12B0">
              <w:rPr>
                <w:noProof/>
                <w:webHidden/>
              </w:rPr>
              <w:instrText xml:space="preserve"> PAGEREF _Toc216860067 \h </w:instrText>
            </w:r>
            <w:r w:rsidR="00DC12B0">
              <w:rPr>
                <w:noProof/>
                <w:webHidden/>
              </w:rPr>
            </w:r>
            <w:r w:rsidR="00DC12B0">
              <w:rPr>
                <w:noProof/>
                <w:webHidden/>
              </w:rPr>
              <w:fldChar w:fldCharType="separate"/>
            </w:r>
            <w:r w:rsidR="00DC12B0">
              <w:rPr>
                <w:noProof/>
                <w:webHidden/>
              </w:rPr>
              <w:t>25</w:t>
            </w:r>
            <w:r w:rsidR="00DC12B0">
              <w:rPr>
                <w:noProof/>
                <w:webHidden/>
              </w:rPr>
              <w:fldChar w:fldCharType="end"/>
            </w:r>
          </w:hyperlink>
        </w:p>
        <w:p w14:paraId="27450E3C" w14:textId="71314105"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68" w:history="1">
            <w:r w:rsidR="00DC12B0" w:rsidRPr="00C37665">
              <w:rPr>
                <w:rStyle w:val="Hyperlink"/>
                <w:noProof/>
              </w:rPr>
              <w:t>B.1</w:t>
            </w:r>
            <w:r w:rsidR="00DC12B0">
              <w:rPr>
                <w:rFonts w:asciiTheme="minorHAnsi" w:hAnsiTheme="minorHAnsi"/>
                <w:noProof/>
                <w:kern w:val="2"/>
                <w:sz w:val="24"/>
                <w:lang w:eastAsia="en-GB"/>
                <w14:ligatures w14:val="standardContextual"/>
              </w:rPr>
              <w:tab/>
            </w:r>
            <w:r w:rsidR="00DC12B0" w:rsidRPr="00C37665">
              <w:rPr>
                <w:rStyle w:val="Hyperlink"/>
                <w:noProof/>
              </w:rPr>
              <w:t>Overview</w:t>
            </w:r>
            <w:r w:rsidR="00DC12B0">
              <w:rPr>
                <w:noProof/>
                <w:webHidden/>
              </w:rPr>
              <w:tab/>
            </w:r>
            <w:r w:rsidR="00DC12B0">
              <w:rPr>
                <w:noProof/>
                <w:webHidden/>
              </w:rPr>
              <w:fldChar w:fldCharType="begin"/>
            </w:r>
            <w:r w:rsidR="00DC12B0">
              <w:rPr>
                <w:noProof/>
                <w:webHidden/>
              </w:rPr>
              <w:instrText xml:space="preserve"> PAGEREF _Toc216860068 \h </w:instrText>
            </w:r>
            <w:r w:rsidR="00DC12B0">
              <w:rPr>
                <w:noProof/>
                <w:webHidden/>
              </w:rPr>
            </w:r>
            <w:r w:rsidR="00DC12B0">
              <w:rPr>
                <w:noProof/>
                <w:webHidden/>
              </w:rPr>
              <w:fldChar w:fldCharType="separate"/>
            </w:r>
            <w:r w:rsidR="00DC12B0">
              <w:rPr>
                <w:noProof/>
                <w:webHidden/>
              </w:rPr>
              <w:t>25</w:t>
            </w:r>
            <w:r w:rsidR="00DC12B0">
              <w:rPr>
                <w:noProof/>
                <w:webHidden/>
              </w:rPr>
              <w:fldChar w:fldCharType="end"/>
            </w:r>
          </w:hyperlink>
        </w:p>
        <w:p w14:paraId="1F3FDC8E" w14:textId="349461CE"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69" w:history="1">
            <w:r w:rsidR="00DC12B0" w:rsidRPr="00C37665">
              <w:rPr>
                <w:rStyle w:val="Hyperlink"/>
                <w:noProof/>
              </w:rPr>
              <w:t>B.2</w:t>
            </w:r>
            <w:r w:rsidR="00DC12B0">
              <w:rPr>
                <w:rFonts w:asciiTheme="minorHAnsi" w:hAnsiTheme="minorHAnsi"/>
                <w:noProof/>
                <w:kern w:val="2"/>
                <w:sz w:val="24"/>
                <w:lang w:eastAsia="en-GB"/>
                <w14:ligatures w14:val="standardContextual"/>
              </w:rPr>
              <w:tab/>
            </w:r>
            <w:r w:rsidR="00DC12B0" w:rsidRPr="00C37665">
              <w:rPr>
                <w:rStyle w:val="Hyperlink"/>
                <w:noProof/>
              </w:rPr>
              <w:t>Defined Retrofit Scenarios</w:t>
            </w:r>
            <w:r w:rsidR="00DC12B0">
              <w:rPr>
                <w:noProof/>
                <w:webHidden/>
              </w:rPr>
              <w:tab/>
            </w:r>
            <w:r w:rsidR="00DC12B0">
              <w:rPr>
                <w:noProof/>
                <w:webHidden/>
              </w:rPr>
              <w:fldChar w:fldCharType="begin"/>
            </w:r>
            <w:r w:rsidR="00DC12B0">
              <w:rPr>
                <w:noProof/>
                <w:webHidden/>
              </w:rPr>
              <w:instrText xml:space="preserve"> PAGEREF _Toc216860069 \h </w:instrText>
            </w:r>
            <w:r w:rsidR="00DC12B0">
              <w:rPr>
                <w:noProof/>
                <w:webHidden/>
              </w:rPr>
            </w:r>
            <w:r w:rsidR="00DC12B0">
              <w:rPr>
                <w:noProof/>
                <w:webHidden/>
              </w:rPr>
              <w:fldChar w:fldCharType="separate"/>
            </w:r>
            <w:r w:rsidR="00DC12B0">
              <w:rPr>
                <w:noProof/>
                <w:webHidden/>
              </w:rPr>
              <w:t>25</w:t>
            </w:r>
            <w:r w:rsidR="00DC12B0">
              <w:rPr>
                <w:noProof/>
                <w:webHidden/>
              </w:rPr>
              <w:fldChar w:fldCharType="end"/>
            </w:r>
          </w:hyperlink>
        </w:p>
        <w:p w14:paraId="6FFCF55F" w14:textId="2B86D33C"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70" w:history="1">
            <w:r w:rsidR="00DC12B0" w:rsidRPr="00C37665">
              <w:rPr>
                <w:rStyle w:val="Hyperlink"/>
                <w:noProof/>
              </w:rPr>
              <w:t>B.3</w:t>
            </w:r>
            <w:r w:rsidR="00DC12B0">
              <w:rPr>
                <w:rFonts w:asciiTheme="minorHAnsi" w:hAnsiTheme="minorHAnsi"/>
                <w:noProof/>
                <w:kern w:val="2"/>
                <w:sz w:val="24"/>
                <w:lang w:eastAsia="en-GB"/>
                <w14:ligatures w14:val="standardContextual"/>
              </w:rPr>
              <w:tab/>
            </w:r>
            <w:r w:rsidR="00DC12B0" w:rsidRPr="00C37665">
              <w:rPr>
                <w:rStyle w:val="Hyperlink"/>
                <w:noProof/>
              </w:rPr>
              <w:t>Heat Pump and Heat Network Readiness Criteria</w:t>
            </w:r>
            <w:r w:rsidR="00DC12B0">
              <w:rPr>
                <w:noProof/>
                <w:webHidden/>
              </w:rPr>
              <w:tab/>
            </w:r>
            <w:r w:rsidR="00DC12B0">
              <w:rPr>
                <w:noProof/>
                <w:webHidden/>
              </w:rPr>
              <w:fldChar w:fldCharType="begin"/>
            </w:r>
            <w:r w:rsidR="00DC12B0">
              <w:rPr>
                <w:noProof/>
                <w:webHidden/>
              </w:rPr>
              <w:instrText xml:space="preserve"> PAGEREF _Toc216860070 \h </w:instrText>
            </w:r>
            <w:r w:rsidR="00DC12B0">
              <w:rPr>
                <w:noProof/>
                <w:webHidden/>
              </w:rPr>
            </w:r>
            <w:r w:rsidR="00DC12B0">
              <w:rPr>
                <w:noProof/>
                <w:webHidden/>
              </w:rPr>
              <w:fldChar w:fldCharType="separate"/>
            </w:r>
            <w:r w:rsidR="00DC12B0">
              <w:rPr>
                <w:noProof/>
                <w:webHidden/>
              </w:rPr>
              <w:t>28</w:t>
            </w:r>
            <w:r w:rsidR="00DC12B0">
              <w:rPr>
                <w:noProof/>
                <w:webHidden/>
              </w:rPr>
              <w:fldChar w:fldCharType="end"/>
            </w:r>
          </w:hyperlink>
        </w:p>
        <w:p w14:paraId="565E29C8" w14:textId="5261F33E"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71" w:history="1">
            <w:r w:rsidR="00DC12B0" w:rsidRPr="00C37665">
              <w:rPr>
                <w:rStyle w:val="Hyperlink"/>
                <w:noProof/>
              </w:rPr>
              <w:t>B.4</w:t>
            </w:r>
            <w:r w:rsidR="00DC12B0">
              <w:rPr>
                <w:rFonts w:asciiTheme="minorHAnsi" w:hAnsiTheme="minorHAnsi"/>
                <w:noProof/>
                <w:kern w:val="2"/>
                <w:sz w:val="24"/>
                <w:lang w:eastAsia="en-GB"/>
                <w14:ligatures w14:val="standardContextual"/>
              </w:rPr>
              <w:tab/>
            </w:r>
            <w:r w:rsidR="00DC12B0" w:rsidRPr="00C37665">
              <w:rPr>
                <w:rStyle w:val="Hyperlink"/>
                <w:noProof/>
              </w:rPr>
              <w:t>Calculation of Upgrade Impacts</w:t>
            </w:r>
            <w:r w:rsidR="00DC12B0">
              <w:rPr>
                <w:noProof/>
                <w:webHidden/>
              </w:rPr>
              <w:tab/>
            </w:r>
            <w:r w:rsidR="00DC12B0">
              <w:rPr>
                <w:noProof/>
                <w:webHidden/>
              </w:rPr>
              <w:fldChar w:fldCharType="begin"/>
            </w:r>
            <w:r w:rsidR="00DC12B0">
              <w:rPr>
                <w:noProof/>
                <w:webHidden/>
              </w:rPr>
              <w:instrText xml:space="preserve"> PAGEREF _Toc216860071 \h </w:instrText>
            </w:r>
            <w:r w:rsidR="00DC12B0">
              <w:rPr>
                <w:noProof/>
                <w:webHidden/>
              </w:rPr>
            </w:r>
            <w:r w:rsidR="00DC12B0">
              <w:rPr>
                <w:noProof/>
                <w:webHidden/>
              </w:rPr>
              <w:fldChar w:fldCharType="separate"/>
            </w:r>
            <w:r w:rsidR="00DC12B0">
              <w:rPr>
                <w:noProof/>
                <w:webHidden/>
              </w:rPr>
              <w:t>30</w:t>
            </w:r>
            <w:r w:rsidR="00DC12B0">
              <w:rPr>
                <w:noProof/>
                <w:webHidden/>
              </w:rPr>
              <w:fldChar w:fldCharType="end"/>
            </w:r>
          </w:hyperlink>
        </w:p>
        <w:p w14:paraId="7575C9A0" w14:textId="074E2627"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72" w:history="1">
            <w:r w:rsidR="00DC12B0" w:rsidRPr="00C37665">
              <w:rPr>
                <w:rStyle w:val="Hyperlink"/>
                <w:noProof/>
              </w:rPr>
              <w:t>B.5</w:t>
            </w:r>
            <w:r w:rsidR="00DC12B0">
              <w:rPr>
                <w:rFonts w:asciiTheme="minorHAnsi" w:hAnsiTheme="minorHAnsi"/>
                <w:noProof/>
                <w:kern w:val="2"/>
                <w:sz w:val="24"/>
                <w:lang w:eastAsia="en-GB"/>
                <w14:ligatures w14:val="standardContextual"/>
              </w:rPr>
              <w:tab/>
            </w:r>
            <w:r w:rsidR="00DC12B0" w:rsidRPr="00C37665">
              <w:rPr>
                <w:rStyle w:val="Hyperlink"/>
                <w:noProof/>
              </w:rPr>
              <w:t>Outputs and Interpretation</w:t>
            </w:r>
            <w:r w:rsidR="00DC12B0">
              <w:rPr>
                <w:noProof/>
                <w:webHidden/>
              </w:rPr>
              <w:tab/>
            </w:r>
            <w:r w:rsidR="00DC12B0">
              <w:rPr>
                <w:noProof/>
                <w:webHidden/>
              </w:rPr>
              <w:fldChar w:fldCharType="begin"/>
            </w:r>
            <w:r w:rsidR="00DC12B0">
              <w:rPr>
                <w:noProof/>
                <w:webHidden/>
              </w:rPr>
              <w:instrText xml:space="preserve"> PAGEREF _Toc216860072 \h </w:instrText>
            </w:r>
            <w:r w:rsidR="00DC12B0">
              <w:rPr>
                <w:noProof/>
                <w:webHidden/>
              </w:rPr>
            </w:r>
            <w:r w:rsidR="00DC12B0">
              <w:rPr>
                <w:noProof/>
                <w:webHidden/>
              </w:rPr>
              <w:fldChar w:fldCharType="separate"/>
            </w:r>
            <w:r w:rsidR="00DC12B0">
              <w:rPr>
                <w:noProof/>
                <w:webHidden/>
              </w:rPr>
              <w:t>33</w:t>
            </w:r>
            <w:r w:rsidR="00DC12B0">
              <w:rPr>
                <w:noProof/>
                <w:webHidden/>
              </w:rPr>
              <w:fldChar w:fldCharType="end"/>
            </w:r>
          </w:hyperlink>
        </w:p>
        <w:p w14:paraId="42C4F583" w14:textId="784A337E" w:rsidR="00DC12B0" w:rsidRDefault="0029422B">
          <w:pPr>
            <w:pStyle w:val="TOC2"/>
            <w:tabs>
              <w:tab w:val="left" w:pos="960"/>
              <w:tab w:val="right" w:leader="dot" w:pos="9016"/>
            </w:tabs>
            <w:rPr>
              <w:rFonts w:asciiTheme="minorHAnsi" w:hAnsiTheme="minorHAnsi"/>
              <w:noProof/>
              <w:kern w:val="2"/>
              <w:sz w:val="24"/>
              <w:lang w:eastAsia="en-GB"/>
              <w14:ligatures w14:val="standardContextual"/>
            </w:rPr>
          </w:pPr>
          <w:hyperlink w:anchor="_Toc216860073" w:history="1">
            <w:r w:rsidR="00DC12B0" w:rsidRPr="00C37665">
              <w:rPr>
                <w:rStyle w:val="Hyperlink"/>
                <w:noProof/>
              </w:rPr>
              <w:t>B.6</w:t>
            </w:r>
            <w:r w:rsidR="00DC12B0">
              <w:rPr>
                <w:rFonts w:asciiTheme="minorHAnsi" w:hAnsiTheme="minorHAnsi"/>
                <w:noProof/>
                <w:kern w:val="2"/>
                <w:sz w:val="24"/>
                <w:lang w:eastAsia="en-GB"/>
                <w14:ligatures w14:val="standardContextual"/>
              </w:rPr>
              <w:tab/>
            </w:r>
            <w:r w:rsidR="00DC12B0" w:rsidRPr="00C37665">
              <w:rPr>
                <w:rStyle w:val="Hyperlink"/>
                <w:noProof/>
              </w:rPr>
              <w:t>Critical Limitations and Assumptions</w:t>
            </w:r>
            <w:r w:rsidR="00DC12B0">
              <w:rPr>
                <w:noProof/>
                <w:webHidden/>
              </w:rPr>
              <w:tab/>
            </w:r>
            <w:r w:rsidR="00DC12B0">
              <w:rPr>
                <w:noProof/>
                <w:webHidden/>
              </w:rPr>
              <w:fldChar w:fldCharType="begin"/>
            </w:r>
            <w:r w:rsidR="00DC12B0">
              <w:rPr>
                <w:noProof/>
                <w:webHidden/>
              </w:rPr>
              <w:instrText xml:space="preserve"> PAGEREF _Toc216860073 \h </w:instrText>
            </w:r>
            <w:r w:rsidR="00DC12B0">
              <w:rPr>
                <w:noProof/>
                <w:webHidden/>
              </w:rPr>
            </w:r>
            <w:r w:rsidR="00DC12B0">
              <w:rPr>
                <w:noProof/>
                <w:webHidden/>
              </w:rPr>
              <w:fldChar w:fldCharType="separate"/>
            </w:r>
            <w:r w:rsidR="00DC12B0">
              <w:rPr>
                <w:noProof/>
                <w:webHidden/>
              </w:rPr>
              <w:t>35</w:t>
            </w:r>
            <w:r w:rsidR="00DC12B0">
              <w:rPr>
                <w:noProof/>
                <w:webHidden/>
              </w:rPr>
              <w:fldChar w:fldCharType="end"/>
            </w:r>
          </w:hyperlink>
        </w:p>
        <w:p w14:paraId="75970F96" w14:textId="190B7C22" w:rsidR="00DC12B0" w:rsidRDefault="00DC12B0">
          <w:r>
            <w:rPr>
              <w:b/>
              <w:bCs/>
            </w:rPr>
            <w:fldChar w:fldCharType="end"/>
          </w:r>
        </w:p>
      </w:sdtContent>
    </w:sdt>
    <w:p w14:paraId="3463F7F2" w14:textId="77777777" w:rsidR="00DC12B0" w:rsidRDefault="00DC12B0" w:rsidP="00176C2C">
      <w:pPr>
        <w:pStyle w:val="Heading1"/>
        <w:numPr>
          <w:ilvl w:val="0"/>
          <w:numId w:val="0"/>
        </w:numPr>
        <w:ind w:left="432" w:hanging="432"/>
        <w:sectPr w:rsidR="00DC12B0" w:rsidSect="00330282">
          <w:pgSz w:w="11906" w:h="16838" w:code="9"/>
          <w:pgMar w:top="1440" w:right="1440" w:bottom="1440" w:left="1440" w:header="720" w:footer="720" w:gutter="0"/>
          <w:cols w:space="720"/>
          <w:docGrid w:linePitch="360"/>
        </w:sectPr>
      </w:pPr>
    </w:p>
    <w:p w14:paraId="32FB1834" w14:textId="0B572A39" w:rsidR="00D065C3" w:rsidRDefault="00D065C3" w:rsidP="00E1519D">
      <w:pPr>
        <w:pStyle w:val="Heading1"/>
        <w:numPr>
          <w:ilvl w:val="0"/>
          <w:numId w:val="9"/>
        </w:numPr>
      </w:pPr>
      <w:bookmarkStart w:id="48" w:name="_Toc216860006"/>
      <w:r>
        <w:lastRenderedPageBreak/>
        <w:t>Introduction and Background</w:t>
      </w:r>
      <w:bookmarkEnd w:id="45"/>
      <w:bookmarkEnd w:id="46"/>
      <w:bookmarkEnd w:id="47"/>
      <w:bookmarkEnd w:id="48"/>
    </w:p>
    <w:p w14:paraId="65DC6173" w14:textId="77777777" w:rsidR="00D065C3" w:rsidRDefault="00D065C3" w:rsidP="00D065C3">
      <w:pPr>
        <w:pStyle w:val="Heading2"/>
      </w:pPr>
      <w:bookmarkStart w:id="49" w:name="_Toc216299498"/>
      <w:bookmarkStart w:id="50" w:name="_Toc216199702"/>
      <w:bookmarkStart w:id="51" w:name="_Toc216342775"/>
      <w:bookmarkStart w:id="52" w:name="_Toc216860007"/>
      <w:r>
        <w:t>The Challenge of Decarbonising Existing Homes</w:t>
      </w:r>
      <w:bookmarkEnd w:id="49"/>
      <w:bookmarkEnd w:id="50"/>
      <w:bookmarkEnd w:id="51"/>
      <w:bookmarkEnd w:id="52"/>
    </w:p>
    <w:p w14:paraId="52935B75" w14:textId="37F60748" w:rsidR="00D065C3" w:rsidRDefault="00D065C3" w:rsidP="00C35902">
      <w:r>
        <w:t>The UK</w:t>
      </w:r>
      <w:r w:rsidR="00EA4F5A">
        <w:t>’</w:t>
      </w:r>
      <w:r>
        <w:t>s net-zero pathway relies heavily on decarbonising heat in existing buildings. Terraced houses built between 1890 and 1930 are among the most common archetypes in England, and among the hardest to retrofit. They were constructed before insulation standards existed, often have solid walls, and experience higher heat loss than modern homes.</w:t>
      </w:r>
    </w:p>
    <w:p w14:paraId="7A2879CE" w14:textId="55959172" w:rsidR="00D065C3" w:rsidRDefault="00D065C3" w:rsidP="00C35902">
      <w:r>
        <w:t>Policy emphasis has historically favoured individual heat pumps, but without supporting fabric measures, this approach raises energy bills, can lead to overheating or underheating, and creates avoidable grid reinforcement needs. District and ambient heat networks offer alternatives</w:t>
      </w:r>
      <w:r w:rsidR="00E1519D">
        <w:t xml:space="preserve">, </w:t>
      </w:r>
      <w:r>
        <w:t>particularly in London</w:t>
      </w:r>
      <w:r w:rsidR="00E1519D">
        <w:t xml:space="preserve">, </w:t>
      </w:r>
      <w:r>
        <w:t>but require compatible dwelling-level heat demands.</w:t>
      </w:r>
    </w:p>
    <w:p w14:paraId="7DD5E006" w14:textId="77777777" w:rsidR="00D065C3" w:rsidRDefault="00D065C3" w:rsidP="00D065C3">
      <w:pPr>
        <w:pStyle w:val="Heading2"/>
      </w:pPr>
      <w:bookmarkStart w:id="53" w:name="_Toc216299499"/>
      <w:bookmarkStart w:id="54" w:name="_Toc216199703"/>
      <w:bookmarkStart w:id="55" w:name="_Toc216342776"/>
      <w:bookmarkStart w:id="56" w:name="_Toc216860008"/>
      <w:commentRangeStart w:id="57"/>
      <w:r>
        <w:t xml:space="preserve">Original </w:t>
      </w:r>
      <w:commentRangeStart w:id="58"/>
      <w:r>
        <w:t>Heat Street Concept</w:t>
      </w:r>
      <w:bookmarkEnd w:id="53"/>
      <w:bookmarkEnd w:id="54"/>
      <w:bookmarkEnd w:id="55"/>
      <w:bookmarkEnd w:id="56"/>
      <w:commentRangeEnd w:id="58"/>
      <w:r w:rsidR="00F80EC9">
        <w:rPr>
          <w:rStyle w:val="CommentReference"/>
          <w:rFonts w:eastAsiaTheme="minorEastAsia" w:cstheme="minorBidi"/>
          <w:b w:val="0"/>
        </w:rPr>
        <w:commentReference w:id="58"/>
      </w:r>
    </w:p>
    <w:p w14:paraId="110040B1" w14:textId="0C5DBB9B" w:rsidR="00D065C3" w:rsidRDefault="00D065C3" w:rsidP="00C35902">
      <w:r>
        <w:t xml:space="preserve">The original </w:t>
      </w:r>
      <w:ins w:id="59" w:author="Pil Krogh Tygesen" w:date="2026-01-06T09:06:00Z">
        <w:r w:rsidR="00F80EC9">
          <w:t xml:space="preserve">purpose of the </w:t>
        </w:r>
      </w:ins>
      <w:r>
        <w:t xml:space="preserve">project </w:t>
      </w:r>
      <w:del w:id="60" w:author="Pil Krogh Tygesen" w:date="2026-01-06T09:06:00Z">
        <w:r w:rsidDel="00F80EC9">
          <w:delText xml:space="preserve">proposal </w:delText>
        </w:r>
      </w:del>
      <w:ins w:id="61" w:author="Pil Krogh Tygesen" w:date="2026-01-06T09:06:00Z">
        <w:r w:rsidR="00F80EC9">
          <w:t xml:space="preserve">was to model the low carbon heat potential for a specific street through </w:t>
        </w:r>
      </w:ins>
      <w:del w:id="62" w:author="Pil Krogh Tygesen" w:date="2026-01-06T09:06:00Z">
        <w:r w:rsidDel="00F80EC9">
          <w:delText xml:space="preserve">envisioned </w:delText>
        </w:r>
      </w:del>
      <w:r>
        <w:t>in-depth physical assessment of 6–10 homes on Shakespeare Crescent, an Edwardian terraced street adjacent to a planned heat network. These homes would have been modelled individually and extrapolated to the whole street.</w:t>
      </w:r>
      <w:ins w:id="63" w:author="Pil Krogh Tygesen" w:date="2026-01-06T09:07:00Z">
        <w:r w:rsidR="00F80EC9">
          <w:t xml:space="preserve"> The aim with this was to gain a deep, </w:t>
        </w:r>
        <w:proofErr w:type="spellStart"/>
        <w:r w:rsidR="00F80EC9">
          <w:t>palce</w:t>
        </w:r>
        <w:proofErr w:type="spellEnd"/>
        <w:r w:rsidR="00F80EC9">
          <w:t>-specific understanding of the potential</w:t>
        </w:r>
        <w:r w:rsidR="009F2181">
          <w:t xml:space="preserve"> effects and costs of various paths, especially </w:t>
        </w:r>
      </w:ins>
      <w:ins w:id="64" w:author="Pil Krogh Tygesen" w:date="2026-01-06T09:08:00Z">
        <w:r w:rsidR="009F2181">
          <w:t xml:space="preserve">upgrading the fabric of the buildings. </w:t>
        </w:r>
      </w:ins>
    </w:p>
    <w:p w14:paraId="51BE792D" w14:textId="4085A77E" w:rsidR="00D065C3" w:rsidRDefault="00D065C3" w:rsidP="00C35902">
      <w:r>
        <w:t xml:space="preserve">The project, referred to as </w:t>
      </w:r>
      <w:r w:rsidR="00EA4F5A">
        <w:t>‘</w:t>
      </w:r>
      <w:r>
        <w:t>Heat Street</w:t>
      </w:r>
      <w:r w:rsidR="00EA4F5A">
        <w:t>’</w:t>
      </w:r>
      <w:r>
        <w:t>, sought to explore how a combination of energy efficiency measures and connection to a heat network can deliver affordable, low-carbon heating to homes. The findings were intended to drive debate on technology-neutral subsidies, a strengthened EPC framework, and renewed foundations for consumer engagement on energy efficiency and decarbonisation.</w:t>
      </w:r>
    </w:p>
    <w:p w14:paraId="133B9A01" w14:textId="77777777" w:rsidR="00D065C3" w:rsidRDefault="00D065C3" w:rsidP="00D065C3">
      <w:pPr>
        <w:pStyle w:val="Heading2"/>
      </w:pPr>
      <w:bookmarkStart w:id="65" w:name="_Toc216299500"/>
      <w:bookmarkStart w:id="66" w:name="_Toc216199704"/>
      <w:bookmarkStart w:id="67" w:name="_Toc216342777"/>
      <w:bookmarkStart w:id="68" w:name="_Toc216860009"/>
      <w:r>
        <w:t>Revised Delivery Plan</w:t>
      </w:r>
      <w:bookmarkEnd w:id="65"/>
      <w:bookmarkEnd w:id="66"/>
      <w:bookmarkEnd w:id="67"/>
      <w:bookmarkEnd w:id="68"/>
    </w:p>
    <w:p w14:paraId="708FC5FE" w14:textId="4936AA08" w:rsidR="00D065C3" w:rsidRDefault="00D065C3" w:rsidP="00C35902">
      <w:r>
        <w:t xml:space="preserve">Due to access constraints and surveyor availability, </w:t>
      </w:r>
      <w:commentRangeStart w:id="69"/>
      <w:r>
        <w:t>the client agreed to pursue Option 1b</w:t>
      </w:r>
      <w:r w:rsidR="00E1519D">
        <w:t xml:space="preserve"> (</w:t>
      </w:r>
      <w:r>
        <w:t>City-wide EPC-based analysis</w:t>
      </w:r>
      <w:r w:rsidR="00E1519D">
        <w:t xml:space="preserve">) </w:t>
      </w:r>
      <w:r>
        <w:t xml:space="preserve">leveraging </w:t>
      </w:r>
      <w:commentRangeEnd w:id="69"/>
      <w:r w:rsidR="009657D9">
        <w:rPr>
          <w:rStyle w:val="CommentReference"/>
        </w:rPr>
        <w:commentReference w:id="69"/>
      </w:r>
      <w:r>
        <w:t>over 700,000 EPC records of Edwardian terraces across London. This approach retains the analytical aims of the original project while delivering a more representative and statistically robust assessment.</w:t>
      </w:r>
    </w:p>
    <w:p w14:paraId="56AB92DD" w14:textId="17B9FA07" w:rsidR="00D065C3" w:rsidRDefault="00D065C3" w:rsidP="00C35902">
      <w:r>
        <w:t xml:space="preserve">As noted in correspondence with the project partners: </w:t>
      </w:r>
      <w:r w:rsidR="00EA4F5A">
        <w:rPr>
          <w:iCs/>
        </w:rPr>
        <w:t>‘</w:t>
      </w:r>
      <w:r>
        <w:rPr>
          <w:iCs/>
        </w:rPr>
        <w:t>the</w:t>
      </w:r>
      <w:r w:rsidRPr="00E67998">
        <w:t xml:space="preserve"> law of large numbers dictates that inconsistencies or errors at the point of assessment will be largely averaged out in the noise. While a single EPC may be subjective and unreliable, collective EPCs on this scale are reliable and informative.</w:t>
      </w:r>
      <w:r w:rsidR="00EA4F5A">
        <w:rPr>
          <w:iCs/>
        </w:rPr>
        <w:t>’</w:t>
      </w:r>
      <w:commentRangeEnd w:id="57"/>
      <w:r w:rsidR="00541C13">
        <w:rPr>
          <w:rStyle w:val="CommentReference"/>
        </w:rPr>
        <w:commentReference w:id="57"/>
      </w:r>
    </w:p>
    <w:p w14:paraId="0F2E1037" w14:textId="77777777" w:rsidR="00D065C3" w:rsidRDefault="00D065C3" w:rsidP="00D065C3">
      <w:pPr>
        <w:pStyle w:val="Heading2"/>
      </w:pPr>
      <w:bookmarkStart w:id="70" w:name="_Toc216299501"/>
      <w:bookmarkStart w:id="71" w:name="_Toc216199705"/>
      <w:bookmarkStart w:id="72" w:name="_Toc216342778"/>
      <w:bookmarkStart w:id="73" w:name="_Toc216860010"/>
      <w:r>
        <w:t>Research Questions</w:t>
      </w:r>
      <w:bookmarkEnd w:id="70"/>
      <w:bookmarkEnd w:id="71"/>
      <w:bookmarkEnd w:id="72"/>
      <w:bookmarkEnd w:id="73"/>
    </w:p>
    <w:p w14:paraId="7530BEFB" w14:textId="77777777" w:rsidR="00D065C3" w:rsidRDefault="00D065C3" w:rsidP="00C35902">
      <w:r>
        <w:t>The report addresses the following research questions:</w:t>
      </w:r>
    </w:p>
    <w:p w14:paraId="6A1B9B71" w14:textId="7040032C" w:rsidR="00D065C3" w:rsidRDefault="00D065C3" w:rsidP="00C60029">
      <w:pPr>
        <w:pStyle w:val="ListParagraph"/>
        <w:numPr>
          <w:ilvl w:val="0"/>
          <w:numId w:val="7"/>
        </w:numPr>
      </w:pPr>
      <w:r>
        <w:t>How do London</w:t>
      </w:r>
      <w:r w:rsidR="00EA4F5A">
        <w:t>’</w:t>
      </w:r>
      <w:r>
        <w:t>s Edwardian terraces currently perform (EPC rating, energy use, CO</w:t>
      </w:r>
      <w:r>
        <w:rPr>
          <w:rFonts w:ascii="Cambria Math" w:hAnsi="Cambria Math" w:cs="Cambria Math"/>
        </w:rPr>
        <w:t>₂</w:t>
      </w:r>
      <w:r>
        <w:t xml:space="preserve"> emissions, heating systems)?</w:t>
      </w:r>
    </w:p>
    <w:p w14:paraId="40272C6C" w14:textId="77777777" w:rsidR="00D065C3" w:rsidRDefault="00D065C3" w:rsidP="00C60029">
      <w:pPr>
        <w:pStyle w:val="ListParagraph"/>
        <w:numPr>
          <w:ilvl w:val="0"/>
          <w:numId w:val="7"/>
        </w:numPr>
      </w:pPr>
      <w:r>
        <w:t>Which fabric and heat decarbonisation pathways offer the most cost-effective savings?</w:t>
      </w:r>
    </w:p>
    <w:p w14:paraId="39DFF411" w14:textId="7A0AE3E4" w:rsidR="00D065C3" w:rsidRDefault="00D065C3" w:rsidP="00C60029">
      <w:pPr>
        <w:pStyle w:val="ListParagraph"/>
        <w:numPr>
          <w:ilvl w:val="0"/>
          <w:numId w:val="7"/>
        </w:numPr>
      </w:pPr>
      <w:r>
        <w:t>What is the stock</w:t>
      </w:r>
      <w:r w:rsidR="00EA4F5A">
        <w:t>’</w:t>
      </w:r>
      <w:r>
        <w:t>s readiness for low-temperature heating and heat pumps?</w:t>
      </w:r>
    </w:p>
    <w:p w14:paraId="5FA2F8EE" w14:textId="77777777" w:rsidR="00D065C3" w:rsidRDefault="00D065C3" w:rsidP="00C60029">
      <w:pPr>
        <w:pStyle w:val="ListParagraph"/>
        <w:numPr>
          <w:ilvl w:val="0"/>
          <w:numId w:val="7"/>
        </w:numPr>
      </w:pPr>
      <w:r>
        <w:t>What level of investment is required, and what are realistic payback periods?</w:t>
      </w:r>
    </w:p>
    <w:p w14:paraId="0A34AA9D" w14:textId="77777777" w:rsidR="00D065C3" w:rsidRDefault="00D065C3" w:rsidP="00C60029">
      <w:pPr>
        <w:pStyle w:val="ListParagraph"/>
        <w:numPr>
          <w:ilvl w:val="0"/>
          <w:numId w:val="7"/>
        </w:numPr>
      </w:pPr>
      <w:r>
        <w:t>What does this imply for EPC reform, subsidy design, and heat network strategy?</w:t>
      </w:r>
    </w:p>
    <w:p w14:paraId="72188845" w14:textId="77777777" w:rsidR="006444B8" w:rsidRDefault="006444B8" w:rsidP="00C60029">
      <w:pPr>
        <w:pStyle w:val="ListParagraph"/>
        <w:numPr>
          <w:ilvl w:val="0"/>
          <w:numId w:val="7"/>
        </w:numPr>
      </w:pPr>
      <w:r>
        <w:lastRenderedPageBreak/>
        <w:t>What are the co-benefits of retrofit beyond energy savings (indoor air quality, property value, health outcomes)?</w:t>
      </w:r>
    </w:p>
    <w:p w14:paraId="15841F73" w14:textId="0A6CC8FB" w:rsidR="00D065C3" w:rsidRDefault="00D065C3" w:rsidP="00D065C3">
      <w:pPr>
        <w:pStyle w:val="Heading1"/>
      </w:pPr>
      <w:bookmarkStart w:id="74" w:name="_Toc216299502"/>
      <w:bookmarkStart w:id="75" w:name="_Toc216342779"/>
      <w:bookmarkStart w:id="76" w:name="_Toc216199706"/>
      <w:bookmarkStart w:id="77" w:name="_Toc216860011"/>
      <w:r>
        <w:t>Literature Review</w:t>
      </w:r>
      <w:bookmarkEnd w:id="74"/>
      <w:bookmarkEnd w:id="75"/>
      <w:bookmarkEnd w:id="76"/>
      <w:bookmarkEnd w:id="77"/>
    </w:p>
    <w:p w14:paraId="08B747D6" w14:textId="0C0C1F94" w:rsidR="00D065C3" w:rsidRDefault="00D065C3" w:rsidP="00C35902">
      <w:r>
        <w:t xml:space="preserve">A comprehensive literature review examining EPC reliability, the performance gap, and reform trajectories is provided in </w:t>
      </w:r>
      <w:r w:rsidR="004C294C">
        <w:rPr>
          <w:highlight w:val="yellow"/>
        </w:rPr>
        <w:fldChar w:fldCharType="begin"/>
      </w:r>
      <w:r w:rsidR="004C294C">
        <w:instrText xml:space="preserve"> REF _Ref216859737 \w \h </w:instrText>
      </w:r>
      <w:r w:rsidR="004C294C">
        <w:rPr>
          <w:highlight w:val="yellow"/>
        </w:rPr>
      </w:r>
      <w:r w:rsidR="004C294C">
        <w:rPr>
          <w:highlight w:val="yellow"/>
        </w:rPr>
        <w:fldChar w:fldCharType="separate"/>
      </w:r>
      <w:r w:rsidR="004C294C">
        <w:t>Appendix A</w:t>
      </w:r>
      <w:r w:rsidR="004C294C">
        <w:rPr>
          <w:highlight w:val="yellow"/>
        </w:rPr>
        <w:fldChar w:fldCharType="end"/>
      </w:r>
      <w:r>
        <w:t>. This section summarises the key findings that inform the project</w:t>
      </w:r>
      <w:r w:rsidR="00EA4F5A">
        <w:t>’</w:t>
      </w:r>
      <w:r>
        <w:t>s methodology and interpretation of results.</w:t>
      </w:r>
    </w:p>
    <w:p w14:paraId="7A4B9409" w14:textId="77777777" w:rsidR="00D065C3" w:rsidRDefault="00D065C3" w:rsidP="00D065C3">
      <w:pPr>
        <w:pStyle w:val="Heading2"/>
      </w:pPr>
      <w:bookmarkStart w:id="78" w:name="_Toc216299503"/>
      <w:bookmarkStart w:id="79" w:name="_Toc216342780"/>
      <w:bookmarkStart w:id="80" w:name="_Toc216860012"/>
      <w:r>
        <w:t>EPC Policy Architecture and Its Evolution</w:t>
      </w:r>
      <w:bookmarkEnd w:id="78"/>
      <w:bookmarkEnd w:id="79"/>
      <w:bookmarkEnd w:id="80"/>
    </w:p>
    <w:p w14:paraId="407B1F6C" w14:textId="573D887A" w:rsidR="00D065C3" w:rsidRDefault="00D065C3" w:rsidP="00C35902">
      <w:r>
        <w:t>Energy Performance Certificates were introduced across Europe under the EU Energy Performance of Buildings Directive with the primary aim of informing building owners and tenants about energy efficiency opportunities</w:t>
      </w:r>
      <w:r w:rsidR="00B803A0">
        <w:t xml:space="preserve"> </w:t>
      </w:r>
      <w:r w:rsidR="00870252">
        <w:fldChar w:fldCharType="begin"/>
      </w:r>
      <w:r w:rsidR="00C463D1">
        <w:instrText xml:space="preserve"> ADDIN ZOTERO_ITEM CSL_CITATION {"citationID":"WgkSFOvz","properties":{"formattedCitation":"(European Commission, 2010)","plainCitation":"(European Commission, 2010)","noteIndex":0},"citationItems":[{"id":880,"uris":["http://zotero.org/users/12002583/items/84LRB5QI","http://zotero.org/users/12002583/items/TH5674GD"],"itemData":{"id":880,"type":"report","title":"Energy Performance of Buildings Directive","URL":"https://energy.ec.europa.eu/topics/energy-efficiency/energy-performance-buildings/energy-performance-buildings-directive_en","author":[{"literal":"European Commission"}],"issued":{"date-parts":[["2010"]]}}}],"schema":"https://github.com/citation-style-language/schema/raw/master/csl-citation.json"} </w:instrText>
      </w:r>
      <w:r w:rsidR="00870252">
        <w:fldChar w:fldCharType="separate"/>
      </w:r>
      <w:r w:rsidR="00C463D1" w:rsidRPr="00C463D1">
        <w:t>(European Commission, 2010)</w:t>
      </w:r>
      <w:r w:rsidR="00870252">
        <w:fldChar w:fldCharType="end"/>
      </w:r>
      <w:r>
        <w:t>. In the UK, EPCs provide a standardised A–G rating based on calculated models via SAP/</w:t>
      </w:r>
      <w:proofErr w:type="spellStart"/>
      <w:r>
        <w:t>RdSAP</w:t>
      </w:r>
      <w:proofErr w:type="spellEnd"/>
      <w:r>
        <w:t xml:space="preserve"> methodology</w:t>
      </w:r>
      <w:r w:rsidR="00EA4F5A">
        <w:t xml:space="preserve">, </w:t>
      </w:r>
      <w:r>
        <w:t>a framework rooted in BREDEM, developed in 1985 and periodically updated since</w:t>
      </w:r>
      <w:r w:rsidR="00C463D1">
        <w:t xml:space="preserve"> </w:t>
      </w:r>
      <w:r w:rsidR="00C463D1">
        <w:fldChar w:fldCharType="begin"/>
      </w:r>
      <w:r w:rsidR="00134119">
        <w:instrText xml:space="preserve"> ADDIN ZOTERO_ITEM CSL_CITATION {"citationID":"0arUgPrl","properties":{"formattedCitation":"(Anderson {\\i{}et al.}, 1985; BRE, 2021, 2024)","plainCitation":"(Anderson et al., 1985; BRE, 2021, 2024)","noteIndex":0},"citationItems":[{"id":816,"uris":["http://zotero.org/users/12002583/items/33L7BXGD"],"itemData":{"id":816,"type":"article-journal","abstract":"BREDEM is a model for the calculation of the annual energy requirements of domestic buildings, and for the estimation of savings resulting from energy conservation measures. A number of versions of the model already exist, each developed to handle particular situations. Further versions are likely to be developed as new needs arise and as better information becomes available. Part 1 describes the principles underlying the model, and indicates how its further development might proceed. Part 2 gives a detailed description of BREDEM-2, a manual method for use with a pocket calculator, and Part 3 describes BREDEM-3, a version which can be implemented on a small computer.","language":"English","source":"www.osti.gov","title":"BREDEM - BRE domestic energy model: background, philosophy and description","title-short":"BREDEM - BRE domestic energy model","URL":"https://www.osti.gov/etdeweb/biblio/5759667","author":[{"family":"Anderson","given":"B. B."},{"family":"Clark","given":"A. J."},{"family":"Baldwin","given":"B."},{"family":"Milbank","given":"N. O."}],"accessed":{"date-parts":[["2025",12,1]]},"issued":{"date-parts":[["1985",1,1]]}}},{"id":820,"uris":["http://zotero.org/users/12002583/items/WXZNNJ7M"],"itemData":{"id":820,"type":"report","number":"SAP version 10.2","title":"The Government’s Standard Assessment Procedure for Energy Rating of Dwellings","URL":"https://files.bregroup.com/SAP/SAP%2010.2%20-%2017-12-2021.pdf","author":[{"literal":"BRE"}],"accessed":{"date-parts":[["2025",12,1]]},"issued":{"date-parts":[["2021",12,17]]}}},{"id":775,"uris":["http://zotero.org/users/12002583/items/DAA23CNV"],"itemData":{"id":775,"type":"report","title":"Energy Performance Certificates: Enabling Home Energy Transition","URL":"https://bregroup.com/documents/d/bre-group/bre_energy_performance_certificates_enabling_home_energy_transition_jan_24","author":[{"literal":"BRE"}],"accessed":{"date-parts":[["2025",12,1]]},"issued":{"date-parts":[["2024",1]]}}}],"schema":"https://github.com/citation-style-language/schema/raw/master/csl-citation.json"} </w:instrText>
      </w:r>
      <w:r w:rsidR="00C463D1">
        <w:fldChar w:fldCharType="separate"/>
      </w:r>
      <w:r w:rsidR="00134119" w:rsidRPr="00134119">
        <w:rPr>
          <w:rFonts w:cs="Times New Roman"/>
        </w:rPr>
        <w:t xml:space="preserve">(Anderson </w:t>
      </w:r>
      <w:r w:rsidR="00134119" w:rsidRPr="00134119">
        <w:rPr>
          <w:rFonts w:cs="Times New Roman"/>
          <w:i/>
          <w:iCs/>
        </w:rPr>
        <w:t>et al.</w:t>
      </w:r>
      <w:r w:rsidR="00134119" w:rsidRPr="00134119">
        <w:rPr>
          <w:rFonts w:cs="Times New Roman"/>
        </w:rPr>
        <w:t>, 1985; BRE, 2021, 2024)</w:t>
      </w:r>
      <w:r w:rsidR="00C463D1">
        <w:fldChar w:fldCharType="end"/>
      </w:r>
    </w:p>
    <w:p w14:paraId="4E713957" w14:textId="7032D5C5" w:rsidR="00D065C3" w:rsidRDefault="00D065C3" w:rsidP="00C35902">
      <w:r>
        <w:t xml:space="preserve">What began as an awareness-raising device has evolved into a regulatory linchpin. </w:t>
      </w:r>
      <w:commentRangeStart w:id="81"/>
      <w:r>
        <w:t>The UK</w:t>
      </w:r>
      <w:r w:rsidR="00EA4F5A">
        <w:t>’</w:t>
      </w:r>
      <w:r>
        <w:t>s Feed-in Tariff offered higher payments for homes rated EPC Band D or above</w:t>
      </w:r>
      <w:commentRangeEnd w:id="81"/>
      <w:r w:rsidR="009657D9">
        <w:rPr>
          <w:rStyle w:val="CommentReference"/>
        </w:rPr>
        <w:commentReference w:id="81"/>
      </w:r>
      <w:r>
        <w:t xml:space="preserve">, while Minimum Energy Efficiency Standards (MEES) regulations now prohibit renting dwellings below EPC Band E in England and Wales, with proposals to tighten this to Band C by 2030 </w:t>
      </w:r>
      <w:r w:rsidR="00134119">
        <w:fldChar w:fldCharType="begin"/>
      </w:r>
      <w:r w:rsidR="00134119">
        <w:instrText xml:space="preserve"> ADDIN ZOTERO_ITEM CSL_CITATION {"citationID":"ev9F8mBN","properties":{"formattedCitation":"(Energy UK, 2024; Elmhurst Energy, no date)","plainCitation":"(Energy UK, 2024; Elmhurst Energy, no date)","noteIndex":0},"citationItems":[{"id":834,"uris":["http://zotero.org/users/12002583/items/72A2EXGV"],"itemData":{"id":834,"type":"report","title":"Clean Heat Financing the transition","URL":"https://www.energy-uk.org.uk/wp-content/uploads/2025/08/Energy-UK-Clean-Heat-Financing-the-transition.pdf","author":[{"literal":"Energy UK"}],"accessed":{"date-parts":[["2025",12,2]]},"issued":{"date-parts":[["2024"]]}}},{"id":800,"uris":["http://zotero.org/users/12002583/items/DGZB88YY"],"itemData":{"id":800,"type":"post-weblog","abstract":"Minimum Energy Efficiency Standards (MEES) regulations are in place to report on and improve the energy performance private rented homes in England and Wales.","language":"en-GB","title":"Minimum Energy Efficiency Standards","URL":"https://www.elmhurstenergy.co.uk/minimum-energy-efficiency-standards-mees-for-landlords/","author":[{"literal":"Elmhurst Energy"}],"accessed":{"date-parts":[["2025",12,1]]}}}],"schema":"https://github.com/citation-style-language/schema/raw/master/csl-citation.json"} </w:instrText>
      </w:r>
      <w:r w:rsidR="00134119">
        <w:fldChar w:fldCharType="separate"/>
      </w:r>
      <w:r w:rsidR="00134119" w:rsidRPr="00134119">
        <w:t>(Energy UK, 2024; Elmhurst Energy, no date)</w:t>
      </w:r>
      <w:r w:rsidR="00134119">
        <w:fldChar w:fldCharType="end"/>
      </w:r>
      <w:r>
        <w:t>. This elevation of EPC status assumes the ratings are robust and meaningful</w:t>
      </w:r>
      <w:r w:rsidR="00EA4F5A">
        <w:t xml:space="preserve">, </w:t>
      </w:r>
      <w:r>
        <w:t>an assumption this review interrogates.</w:t>
      </w:r>
    </w:p>
    <w:p w14:paraId="68B1A6E7" w14:textId="77777777" w:rsidR="00D065C3" w:rsidRDefault="00D065C3" w:rsidP="00D065C3">
      <w:pPr>
        <w:pStyle w:val="Heading2"/>
      </w:pPr>
      <w:bookmarkStart w:id="82" w:name="_Toc216299504"/>
      <w:bookmarkStart w:id="83" w:name="_Toc216342781"/>
      <w:bookmarkStart w:id="84" w:name="_Toc216860013"/>
      <w:r>
        <w:t>Empirical Reliability: Measurement Error and Assessor Variability</w:t>
      </w:r>
      <w:bookmarkEnd w:id="82"/>
      <w:bookmarkEnd w:id="83"/>
      <w:bookmarkEnd w:id="84"/>
    </w:p>
    <w:p w14:paraId="025CE621" w14:textId="23751F94" w:rsidR="00D065C3" w:rsidRDefault="00D065C3" w:rsidP="00C35902">
      <w:r>
        <w:t xml:space="preserve">A growing body of research indicates that EPC ratings for the same property can vary significantly. Crawley et al. </w:t>
      </w:r>
      <w:r w:rsidR="00CF1C3F">
        <w:fldChar w:fldCharType="begin"/>
      </w:r>
      <w:r w:rsidR="00CF1C3F">
        <w:instrText xml:space="preserve"> ADDIN ZOTERO_ITEM CSL_CITATION {"citationID":"iSSpBfJX","properties":{"formattedCitation":"(2019)","plainCitation":"(2019)","noteIndex":0},"citationItems":[{"id":672,"uris":["http://zotero.org/users/12002583/items/YBAUXLPL"],"itemData":{"id":672,"type":"article-journal","abstract":"Domestic Energy Performance Certificates (EPCs) are used in the UK to provide energy efficiency ratings for use in policy and investment decisions on individual dwellings and at a stock level. There is evidence that the process of creating an EPC introduces measurement error such that repeat assessments of the same property give different ratings, compromising their reliability. This study presents a novel error analysis to estimate the size of this effect, using repeated EPC assessments of 1.6 million existing dwellings in England and Wales. A statistical model of how measurement error contributes to variation between repeated measurements is set out, and exploratory data analysis is used to decide how to apply this model to the available data. The results predict that the one standard deviation measurement error decreases with EPC rating, from around ± 8.0 EPC points on a rating of 35 to ±2.4 on a rating of 85. This predicted error is higher than the limit recommended in UK guidance except in very efficient buildings; it can also result in dwellings being rated in the wrong EPC band, for example it was estimated that 24% of band D homes are rated as band C.","container-title":"Energies","DOI":"10.3390/en12183523","ISSN":"1996-1073","issue":"18","language":"en","license":"http://creativecommons.org/licenses/by/3.0/","note":"publisher: Multidisciplinary Digital Publishing Institute","page":"3523","source":"www.mdpi.com","title":"Quantifying the Measurement Error on England and Wales EPC Ratings","URL":"https://www.mdpi.com/1996-1073/12/18/3523","volume":"12","author":[{"family":"Crawley","given":"Jenny"},{"family":"Biddulph","given":"Phillip"},{"family":"Northrop","given":"Paul J."},{"family":"Wingfield","given":"Jez"},{"family":"Oreszczyn","given":"Tadj"},{"family":"Elwell","given":"Cliff"}],"accessed":{"date-parts":[["2025",11,27]]},"issued":{"date-parts":[["2019",1]]}},"suppress-author":true}],"schema":"https://github.com/citation-style-language/schema/raw/master/csl-citation.json"} </w:instrText>
      </w:r>
      <w:r w:rsidR="00CF1C3F">
        <w:fldChar w:fldCharType="separate"/>
      </w:r>
      <w:r w:rsidR="00CF1C3F" w:rsidRPr="00CF1C3F">
        <w:t>(2019)</w:t>
      </w:r>
      <w:r w:rsidR="00CF1C3F">
        <w:fldChar w:fldCharType="end"/>
      </w:r>
      <w:r>
        <w:t>, examining repeat assessments for 1.6 million dwellings, estimated one-standard-deviation error at ±8 SAP points for low-rated homes and ±2.4 points for highly rated properties. In practical terms, roughly 24% of dwellings rated Band D might actually belong in Band C when measurement uncertainty is considered.</w:t>
      </w:r>
    </w:p>
    <w:p w14:paraId="40F53D48" w14:textId="729661EE" w:rsidR="00D065C3" w:rsidRDefault="00D065C3" w:rsidP="00C35902">
      <w:r>
        <w:t>Controlled experiments underscore this variability. Jenkins et al.</w:t>
      </w:r>
      <w:r w:rsidR="000A0CD4">
        <w:t xml:space="preserve"> </w:t>
      </w:r>
      <w:r w:rsidR="00CF1C3F">
        <w:fldChar w:fldCharType="begin"/>
      </w:r>
      <w:r w:rsidR="00CF1C3F">
        <w:instrText xml:space="preserve"> ADDIN ZOTERO_ITEM CSL_CITATION {"citationID":"ayhbIcR5","properties":{"formattedCitation":"(2017)","plainCitation":"(2017)","noteIndex":0},"citationItems":[{"id":808,"uris":["http://zotero.org/users/12002583/items/ITN3WJJP","http://zotero.org/users/12002583/items/XS4KL6HQ"],"itemData":{"id":808,"type":"article-journal","abstract":"Energy Performance Certiﬁcates need a degree of consistency if the information provided by these documents are to be used for applications designed to improve the energy efﬁciency of the building stock of a country. This study demonstrates, through investigations of small samples of dwellings, that the level of quality, and outputs, from a standardised energy assessment can be variable. Multiple assessors evaluating the same property can produce quite markedly different results and, therefore, recommendations for what that household should do to reduce their energy consumption. Using the results of studies conducted by the authors and from elsewhere, qualiﬁed commentary is provided relating to what this form of energy assessment should be used for, and whether improvements can be made in the future as areas of policy look to reﬂect the recorded energy performance of dwellings through a range of policy vehicles.","container-title":"Energy","DOI":"10.1016/j.energy.2017.07.105","ISSN":"03605442","journalAbbreviation":"Energy","language":"en","page":"480-489","source":"DOI.org (Crossref)","title":"Investigating the consistency and quality of EPC ratings and assessments","URL":"https://linkinghub.elsevier.com/retrieve/pii/S0360544217312823","volume":"138","author":[{"family":"Jenkins","given":"David"},{"family":"Simpson","given":"Sophie"},{"family":"Peacock","given":"Andrew"}],"accessed":{"date-parts":[["2025",12,1]]},"issued":{"date-parts":[["2017",11]]}},"suppress-author":true}],"schema":"https://github.com/citation-style-language/schema/raw/master/csl-citation.json"} </w:instrText>
      </w:r>
      <w:r w:rsidR="00CF1C3F">
        <w:fldChar w:fldCharType="separate"/>
      </w:r>
      <w:r w:rsidR="00CF1C3F" w:rsidRPr="00CF1C3F">
        <w:t>(2017)</w:t>
      </w:r>
      <w:r w:rsidR="00CF1C3F">
        <w:fldChar w:fldCharType="end"/>
      </w:r>
      <w:r>
        <w:t xml:space="preserve"> found that when twenty-nine homes were each assessed by four different assessors, the spread between highest and lowest ratings averaged 11 SAP points, with nearly two-thirds of cases showing a two-band difference. Hardy and </w:t>
      </w:r>
      <w:proofErr w:type="spellStart"/>
      <w:r>
        <w:t>Glew</w:t>
      </w:r>
      <w:proofErr w:type="spellEnd"/>
      <w:r w:rsidR="008B5058">
        <w:t xml:space="preserve"> </w:t>
      </w:r>
      <w:r w:rsidR="008B5058">
        <w:fldChar w:fldCharType="begin"/>
      </w:r>
      <w:r w:rsidR="008B5058">
        <w:instrText xml:space="preserve"> ADDIN ZOTERO_ITEM CSL_CITATION {"citationID":"BaSzRU67","properties":{"formattedCitation":"(2019)","plainCitation":"(2019)","noteIndex":0},"citationItems":[{"id":612,"uris":["http://zotero.org/users/12002583/items/ERYE5UXF"],"itemData":{"id":612,"type":"article-journal","abstract":"Energy Performance Certiﬁcates (EPCs) are the adopted method by which the UK government tracks the progress of its domestic energy e</w:instrText>
      </w:r>
      <w:r w:rsidR="008B5058">
        <w:rPr>
          <w:rFonts w:ascii="Arial" w:hAnsi="Arial" w:cs="Arial"/>
        </w:rPr>
        <w:instrText>ﬃ</w:instrText>
      </w:r>
      <w:r w:rsidR="008B5058">
        <w:instrText>ciency policies. Over 15 million EPCs have been lodged, representing a valuable resource for research into the UK building stock. However, the EPC record has a reputation of containing multiple errors. In this work, we identify many such errors and quantify how common they are. We ﬁnd that 27% of EPCs in the open EPC record display at least one ﬂag to suggests it is incorrect and estimate the true error rate of the EPC record to be between 36 and 62%. Many of these errors are caused by EPC assessors disagreeing on building parameters such as ﬂoor type, wall type and built form. Additionally, ﬂats and maisonettes appear to cause more issues than other property types. This may be due to di</w:instrText>
      </w:r>
      <w:r w:rsidR="008B5058">
        <w:rPr>
          <w:rFonts w:ascii="Arial" w:hAnsi="Arial" w:cs="Arial"/>
        </w:rPr>
        <w:instrText>ﬃ</w:instrText>
      </w:r>
      <w:r w:rsidR="008B5058">
        <w:instrText xml:space="preserve">culties in assessing their location in the building and the nature of the surrounding space. We also suggest potential new methods of quality assurance which rely on machine learning and which could allow such errors to be avoided in the future.","container-title":"Energy Policy","DOI":"10.1016/j.enpol.2019.03.022","ISSN":"03014215","journalAbbreviation":"Energy Policy","language":"en","page":"1168-1178","source":"DOI.org (Crossref)","title":"An analysis of errors in the Energy Performance certificate database","URL":"https://linkinghub.elsevier.com/retrieve/pii/S0301421519301867","volume":"129","author":[{"family":"Hardy","given":"A."},{"family":"Glew","given":"D."}],"accessed":{"date-parts":[["2025",11,27]]},"issued":{"date-parts":[["2019",6]]}},"suppress-author":true}],"schema":"https://github.com/citation-style-language/schema/raw/master/csl-citation.json"} </w:instrText>
      </w:r>
      <w:r w:rsidR="008B5058">
        <w:fldChar w:fldCharType="separate"/>
      </w:r>
      <w:r w:rsidR="008B5058" w:rsidRPr="008B5058">
        <w:t>(2019)</w:t>
      </w:r>
      <w:r w:rsidR="008B5058">
        <w:fldChar w:fldCharType="end"/>
      </w:r>
      <w:r>
        <w:t xml:space="preserve"> estimated that 36–62% of certificates contain at least one obvious data error</w:t>
      </w:r>
      <w:r w:rsidR="00EA4F5A">
        <w:t xml:space="preserve">, </w:t>
      </w:r>
      <w:r>
        <w:t xml:space="preserve">including </w:t>
      </w:r>
      <w:proofErr w:type="spellStart"/>
      <w:r>
        <w:t>misrecorded</w:t>
      </w:r>
      <w:proofErr w:type="spellEnd"/>
      <w:r>
        <w:t xml:space="preserve"> built-form, incorrect wall construction classifications, and inconsistent heating system entries. A 2024 </w:t>
      </w:r>
      <w:commentRangeStart w:id="85"/>
      <w:commentRangeStart w:id="86"/>
      <w:r>
        <w:t>Which</w:t>
      </w:r>
      <w:commentRangeEnd w:id="85"/>
      <w:r w:rsidR="00167C0B">
        <w:rPr>
          <w:rStyle w:val="CommentReference"/>
        </w:rPr>
        <w:commentReference w:id="85"/>
      </w:r>
      <w:commentRangeEnd w:id="86"/>
      <w:r w:rsidR="00541C13">
        <w:rPr>
          <w:rStyle w:val="CommentReference"/>
        </w:rPr>
        <w:commentReference w:id="86"/>
      </w:r>
      <w:r>
        <w:t>? investigation found inaccuracies in 8 of 11 properties assessed</w:t>
      </w:r>
      <w:r w:rsidR="008B5058">
        <w:t xml:space="preserve"> </w:t>
      </w:r>
      <w:r w:rsidR="008B5058">
        <w:fldChar w:fldCharType="begin"/>
      </w:r>
      <w:r w:rsidR="008B5058">
        <w:instrText xml:space="preserve"> ADDIN ZOTERO_ITEM CSL_CITATION {"citationID":"41Di3vbQ","properties":{"formattedCitation":"(Dixon, 2024)","plainCitation":"(Dixon, 2024)","noteIndex":0},"citationItems":[{"id":843,"uris":["http://zotero.org/users/12002583/items/V36BTSTZ"],"itemData":{"id":843,"type":"post-weblog","abstract":"Which? has released research revealing that Energy Performance Certificates (EPCs) can be riddled with inaccuracies and unhelpful advice that could cost homeowners when they come to sell or make home improvements.","container-title":"elemental","language":"en-GB","title":"Which? says EPCs can be \"riddled with inaccuracies\"","title-short":"Which?","URL":"https://elementallondon.show/news/energy/which-says-epcs-can-be-riddled-with-inaccuracies/","author":[{"family":"Dixon","given":"Lucy"}],"accessed":{"date-parts":[["2025",12,2]]},"issued":{"date-parts":[["2024",6,20]]}}}],"schema":"https://github.com/citation-style-language/schema/raw/master/csl-citation.json"} </w:instrText>
      </w:r>
      <w:r w:rsidR="008B5058">
        <w:fldChar w:fldCharType="separate"/>
      </w:r>
      <w:r w:rsidR="008B5058" w:rsidRPr="008B5058">
        <w:t>(Dixon, 2024)</w:t>
      </w:r>
      <w:r w:rsidR="008B5058">
        <w:fldChar w:fldCharType="end"/>
      </w:r>
      <w:r>
        <w:t>.</w:t>
      </w:r>
    </w:p>
    <w:p w14:paraId="1B3CBCF7" w14:textId="2349B63C" w:rsidR="00D065C3" w:rsidRDefault="00D065C3" w:rsidP="00C35902">
      <w:r>
        <w:t>These findings carry important implications for policy uses of EPC data. Any subsidy scheme or regulation hinging on exact EPC thresholds must grapple with this inherent uncertainty</w:t>
      </w:r>
      <w:r w:rsidR="00EA4F5A">
        <w:t xml:space="preserve">, </w:t>
      </w:r>
      <w:r>
        <w:t>a point we return to in our methodology.</w:t>
      </w:r>
    </w:p>
    <w:p w14:paraId="042A16FE" w14:textId="77777777" w:rsidR="00D065C3" w:rsidRDefault="00D065C3" w:rsidP="00D065C3">
      <w:pPr>
        <w:pStyle w:val="Heading2"/>
      </w:pPr>
      <w:bookmarkStart w:id="87" w:name="_Toc216299505"/>
      <w:bookmarkStart w:id="88" w:name="_Toc216342782"/>
      <w:bookmarkStart w:id="89" w:name="_Toc216860014"/>
      <w:r>
        <w:t>The Performance Gap and Prebound Effect</w:t>
      </w:r>
      <w:bookmarkEnd w:id="87"/>
      <w:bookmarkEnd w:id="88"/>
      <w:bookmarkEnd w:id="89"/>
    </w:p>
    <w:p w14:paraId="5DC0B7C8" w14:textId="60BB60D7" w:rsidR="00D065C3" w:rsidRPr="00167C0B" w:rsidRDefault="00D065C3" w:rsidP="00C35902">
      <w:pPr>
        <w:rPr>
          <w:lang w:val="da-DK"/>
        </w:rPr>
      </w:pPr>
      <w:r>
        <w:t xml:space="preserve">Beyond certificate-to-certificate variability, EPC models systematically diverge from real-world energy consumption. The </w:t>
      </w:r>
      <w:r w:rsidR="00EA4F5A">
        <w:t>‘</w:t>
      </w:r>
      <w:r>
        <w:t>performance gap</w:t>
      </w:r>
      <w:r w:rsidR="00EA4F5A">
        <w:t xml:space="preserve">’, </w:t>
      </w:r>
      <w:r>
        <w:t>the difference between predicted and actual energy use</w:t>
      </w:r>
      <w:r w:rsidR="00EA4F5A">
        <w:t xml:space="preserve">, </w:t>
      </w:r>
      <w:r>
        <w:t xml:space="preserve">has been formalised through complementary frameworks: the prebound effect (lower actual consumption in inefficient homes) and the rebound effect (increased consumption post-retrofit) </w:t>
      </w:r>
      <w:r w:rsidR="00F3252A">
        <w:fldChar w:fldCharType="begin"/>
      </w:r>
      <w:r w:rsidR="00F3252A">
        <w:instrText xml:space="preserve"> ADDIN ZOTERO_ITEM CSL_CITATION {"citationID":"fVuTN116","properties":{"formattedCitation":"(Sunikka-Blank and Galvin, 2012; Galvin, 2014)","plainCitation":"(Sunikka-Blank and Galvin, 2012; Galvin, 2014)","noteIndex":0},"citationItems":[{"id":615,"uris":["http://zotero.org/users/12002583/items/PRZET2M5"],"itemData":{"id":615,"type":"article-journal","abstract":"German regulations for the thermal renovation of existing homes demand high thermal standards, which the government claims are technically and economically feasible. This paper examines existing data on 3400 German homes; their calculated energy performance ratings (EPR) are then plotted against the actual measured consumption. The results indicate that occupants consume, on average, 30% less heating energy than the calculated rating. This phenomenon is identified as the ‘prebound’ effect and increases with the calculated rating. The opposite phenomenon, the rebound effect, tends to occur for low-energy dwellings, where occupants consume more than the rating. A similar phenomenon has been recognized in recent Dutch, Belgian, French and UK studies, suggesting policy implications in two directions. Firstly, using a dwelling's energy rating to predict fuel and CO2 savings through retrofits tends to overestimate savings, underestimate the payback time and possibly discourage cost-effective, incremental improvements. Secondly, the potential fuel and CO2 savings through non-technical measures such as occupant behaviour may well be far larger than is generally assumed in policies so policy-makers need a better understanding of what drives or inhibits occupants' decisions. La réglementation allemande relative à la rénovation thermique des logements existants exige des normes thermiques élevées, que le gouvernement prétend être techniquement et économiquement applicables. Cet article examine les données existantes sur 3400 logements allemands; leurs classes d'efficacité énergétique (CEE) calculées sont ensuite comparées à la consommation réelle mesurée. Les résultats indiquent que les occupants consomment, en moyenne, 30 % d'énergie de chauffage en moins que la classe calculée. Ce phénomène est identifié en raison de l'accroissement de l'effet de « pré-bond » avec la classe calculée. Le phénomène opposé, l'effet de rebond, tend à se produire dans les logements à basse consommation d'énergie, dans lesquels les occupants ont une consommation supérieure à la classe. Un phénomène similaire a été reconnu dans des études récentes néerlandaises, belges, françaises et britanniques, suggérant des implications en termes de politiques dans deux directions. En premier lieu, l'utilisation de la classe énergétique d'un logement pour prévoir les économies de combustible et de CO2 pouvant être obtenues grâce à des rénovations a tendance à surestimer les économies, à sous-estimer le délai d'amortissement et éventuellement à dissuader d'effectuer des améliorations incrémentielles rentables. En second lieu, les économies potentielles de combustible et de CO2 pouvant être obtenues par des mesures non techniques telles que le comportement des occupants peuvent se révéler être bien plus importantes que cela n'est supposé en règle générale dans les politiques, de sorte que les décideurs ont besoin de mieux comprendre ce qui motive ou empêche les décisions des occupants. Mots clés: performance des bâtiments, rénovations thermiques, politique climatique, classe énergétique, politique énergétique, comportement de consommation énergétique","container-title":"Building Research &amp; Information","DOI":"10.1080/09613218.2012.690952","ISSN":"0961-3218","issue":"3","note":"publisher: Routledge\n_eprint: https://doi.org/10.1080/09613218.2012.690952","page":"260-273","source":"Taylor and Francis+NEJM","title":"Introducing the prebound effect: the gap between performance and actual energy consumption","title-short":"Introducing the prebound effect","URL":"https://doi.org/10.1080/09613218.2012.690952","volume":"40","author":[{"family":"Sunikka-Blank","given":"Minna"},{"family":"Galvin","given":"Ray"}],"accessed":{"date-parts":[["2025",11,27]]},"issued":{"date-parts":[["2012",6,1]]}}},{"id":826,"uris":["http://zotero.org/users/12002583/items/N6AE56A9"],"itemData":{"id":826,"type":"article-journal","abstract":"Concern has recently intensiﬁed regarding increases in the consumption of energy services that often follow energy efﬁciency improvements, a phenomenon widely called the ‘rebound effect’. However, while some economists have precisely deﬁned this as a metric, much discussion in academic and policy literature is imprecise, leading to confusion and miscommunication. This is especially so regarding direct ‘rebound effects’ in thermal retroﬁts of existing homes. This study surveys common usages of the term ‘rebound effect’ in domestic heating, identifying three main metrics, which employ different mathematical forms and therefore give </w:instrText>
      </w:r>
      <w:r w:rsidR="00F3252A" w:rsidRPr="00167C0B">
        <w:rPr>
          <w:lang w:val="da-DK"/>
        </w:rPr>
        <w:instrText>different results, but are often lumped together. It de</w:instrText>
      </w:r>
      <w:r w:rsidR="00F3252A">
        <w:instrText>ﬁ</w:instrText>
      </w:r>
      <w:r w:rsidR="00F3252A" w:rsidRPr="00167C0B">
        <w:rPr>
          <w:lang w:val="da-DK"/>
        </w:rPr>
        <w:instrText>nes these as the ‘classic’ rebound effect; the ‘energy savings de</w:instrText>
      </w:r>
      <w:r w:rsidR="00F3252A">
        <w:instrText>ﬁ</w:instrText>
      </w:r>
      <w:r w:rsidR="00F3252A" w:rsidRPr="00167C0B">
        <w:rPr>
          <w:lang w:val="da-DK"/>
        </w:rPr>
        <w:instrText>cit’, and the ‘energy performance gap’. It then applies these to an empirical case study of three recently retro</w:instrText>
      </w:r>
      <w:r w:rsidR="00F3252A">
        <w:instrText>ﬁ</w:instrText>
      </w:r>
      <w:r w:rsidR="00F3252A" w:rsidRPr="00167C0B">
        <w:rPr>
          <w:lang w:val="da-DK"/>
        </w:rPr>
        <w:instrText xml:space="preserve">tted 30-apartment buildings in Germany. It </w:instrText>
      </w:r>
      <w:r w:rsidR="00F3252A">
        <w:instrText>ﬁ</w:instrText>
      </w:r>
      <w:r w:rsidR="00F3252A" w:rsidRPr="00167C0B">
        <w:rPr>
          <w:lang w:val="da-DK"/>
        </w:rPr>
        <w:instrText>nds that each metric gives different results for identical situations, ranging from 2.0% to 29.9% for one building, 15.7% to 56.8% for the second, and 43.7% to 272.9% for the third. This may be one reason so-called ‘rebound effect’ results from various studies are so disparate. Nevertheless, speci</w:instrText>
      </w:r>
      <w:r w:rsidR="00F3252A">
        <w:instrText>ﬁ</w:instrText>
      </w:r>
      <w:r w:rsidR="00F3252A" w:rsidRPr="00167C0B">
        <w:rPr>
          <w:lang w:val="da-DK"/>
        </w:rPr>
        <w:instrText>c uses are identi</w:instrText>
      </w:r>
      <w:r w:rsidR="00F3252A">
        <w:instrText>ﬁ</w:instrText>
      </w:r>
      <w:r w:rsidR="00F3252A" w:rsidRPr="00167C0B">
        <w:rPr>
          <w:lang w:val="da-DK"/>
        </w:rPr>
        <w:instrText>ed for each of the three metrics, provided their precise de</w:instrText>
      </w:r>
      <w:r w:rsidR="00F3252A">
        <w:instrText>ﬁ</w:instrText>
      </w:r>
      <w:r w:rsidR="00F3252A" w:rsidRPr="00167C0B">
        <w:rPr>
          <w:lang w:val="da-DK"/>
        </w:rPr>
        <w:instrText xml:space="preserve">nitions are made clear.","container-title":"Energy and Buildings","DOI":"10.1016/j.enbuild.2013.11.004","ISSN":"03787788","journalAbbreviation":"Energy and Buildings","language":"en","page":"515-524","source":"DOI.org (Crossref)","title":"Making the ‘rebound effect’ more useful for performance evaluation of thermal retrofits of existing homes: Defining the ‘energy savings deficit’ and the ‘energy performance gap’","title-short":"Making the ‘rebound effect’ more useful for performance evaluation of thermal retrofits of existing homes","URL":"https://linkinghub.elsevier.com/retrieve/pii/S0378778813006865","volume":"69","author":[{"family":"Galvin","given":"Ray"}],"accessed":{"date-parts":[["2025",12,1]]},"issued":{"date-parts":[["2014",2]]}}}],"schema":"https://github.com/citation-style-language/schema/raw/master/csl-citation.json"} </w:instrText>
      </w:r>
      <w:r w:rsidR="00F3252A">
        <w:fldChar w:fldCharType="separate"/>
      </w:r>
      <w:r w:rsidR="00F3252A" w:rsidRPr="00167C0B">
        <w:rPr>
          <w:lang w:val="da-DK"/>
        </w:rPr>
        <w:t>(Sunikka-Blank and Galvin, 2012; Galvin, 2014)</w:t>
      </w:r>
      <w:r w:rsidR="00F3252A">
        <w:fldChar w:fldCharType="end"/>
      </w:r>
      <w:r w:rsidRPr="00167C0B">
        <w:rPr>
          <w:lang w:val="da-DK"/>
        </w:rPr>
        <w:t>.</w:t>
      </w:r>
    </w:p>
    <w:p w14:paraId="4557659F" w14:textId="2883A000" w:rsidR="00D065C3" w:rsidRDefault="00D065C3" w:rsidP="00C35902">
      <w:proofErr w:type="spellStart"/>
      <w:r w:rsidRPr="00167C0B">
        <w:rPr>
          <w:lang w:val="da-DK"/>
        </w:rPr>
        <w:lastRenderedPageBreak/>
        <w:t>Few</w:t>
      </w:r>
      <w:proofErr w:type="spellEnd"/>
      <w:r w:rsidRPr="00167C0B">
        <w:rPr>
          <w:lang w:val="da-DK"/>
        </w:rPr>
        <w:t xml:space="preserve"> et al.</w:t>
      </w:r>
      <w:r w:rsidR="00F3252A" w:rsidRPr="00167C0B">
        <w:rPr>
          <w:lang w:val="da-DK"/>
        </w:rPr>
        <w:t xml:space="preserve"> </w:t>
      </w:r>
      <w:r w:rsidR="00F3252A">
        <w:fldChar w:fldCharType="begin"/>
      </w:r>
      <w:r w:rsidR="00F3252A" w:rsidRPr="00167C0B">
        <w:rPr>
          <w:lang w:val="da-DK"/>
        </w:rPr>
        <w:instrText xml:space="preserve"> ADDIN ZOTERO_ITEM CSL_CITATION {"citationID":"uroIh8b7","properties":{"formattedCitation":"(2023)","plainCitation":"(2023)","noteIndex":0},"citationItems":[{"id":618,"uris":["http://zotero.org/users/12002583/items/WECBEH3S"],"itemData":{"id":618,"type":"article-journal","abstract":"This analysis compares the difference between the Energy Performance Certi</w:instrText>
      </w:r>
      <w:r w:rsidR="00F3252A">
        <w:instrText>ﬁ</w:instrText>
      </w:r>
      <w:r w:rsidR="00F3252A" w:rsidRPr="00167C0B">
        <w:rPr>
          <w:lang w:val="da-DK"/>
        </w:rPr>
        <w:instrText xml:space="preserve">cate (EPC)-modelled and smart-meter measured annual energy use on a like-for-like basis in 1,374 gas-heated British households from the Smart Energy Research Lab (SERL) Observatory. EPCs and metered energy use were converted to primary energy use intensity (PEUI) to provide a comparison of the same quantity for the </w:instrText>
      </w:r>
      <w:r w:rsidR="00F3252A">
        <w:instrText>ﬁ</w:instrText>
      </w:r>
      <w:r w:rsidR="00F3252A" w:rsidRPr="00167C0B">
        <w:rPr>
          <w:lang w:val="da-DK"/>
        </w:rPr>
        <w:instrText xml:space="preserve">rst time.","container-title":"Energy and Buildings","DOI":"10.1016/j.enbuild.2023.113024","ISSN":"03787788","journalAbbreviation":"Energy and Buildings","language":"en","page":"113024","source":"DOI.org (Crossref)","title":"The over-prediction of energy use by EPCs in Great Britain: A comparison of EPC-modelled and metered primary energy use intensity","title-short":"The over-prediction of energy use by EPCs in Great Britain","URL":"https://linkinghub.elsevier.com/retrieve/pii/S0378778823002542","volume":"288","author":[{"family":"Few","given":"Jessica"},{"family":"Manouseli","given":"Despina"},{"family":"McKenna","given":"Eoghan"},{"family":"Pullinger","given":"Martin"},{"family":"Zapata-Webborn","given":"Ellen"},{"family":"Elam","given":"Simon"},{"family":"Shipworth","given":"David"},{"family":"Oreszczyn","given":"Tadj"}],"accessed":{"date-parts":[["2025",11,27]]},"issued":{"date-parts":[["2023",6]]}},"suppress-author":true}],"schema":"https://github.com/citation-style-language/schema/raw/master/csl-citation.json"} </w:instrText>
      </w:r>
      <w:r w:rsidR="00F3252A">
        <w:fldChar w:fldCharType="separate"/>
      </w:r>
      <w:r w:rsidR="00F3252A" w:rsidRPr="0029422B">
        <w:rPr>
          <w:rPrChange w:id="90" w:author="Pil Krogh Tygesen" w:date="2026-01-07T15:15:00Z">
            <w:rPr>
              <w:lang w:val="da-DK"/>
            </w:rPr>
          </w:rPrChange>
        </w:rPr>
        <w:t>(2023)</w:t>
      </w:r>
      <w:r w:rsidR="00F3252A">
        <w:fldChar w:fldCharType="end"/>
      </w:r>
      <w:r w:rsidRPr="0029422B">
        <w:rPr>
          <w:rPrChange w:id="91" w:author="Pil Krogh Tygesen" w:date="2026-01-07T15:15:00Z">
            <w:rPr>
              <w:lang w:val="da-DK"/>
            </w:rPr>
          </w:rPrChange>
        </w:rPr>
        <w:t xml:space="preserve"> matching smart meter data with EPC predictions for 1,374 British homes, found EPCs consistently over-predicted energy use except in the very best-rated properties. </w:t>
      </w:r>
      <w:r>
        <w:t>For houses in EPC Bands F/G, EPC models predicted 276 kWh/m²/year versus actual consumption of approximately 144 kWh/m²/year</w:t>
      </w:r>
      <w:r w:rsidR="00EA4F5A">
        <w:t xml:space="preserve">, </w:t>
      </w:r>
      <w:r>
        <w:t>an over-prediction of roughly 48%. Bands A and B showed no significant difference, while Bands C, D, and E showed progressively larger gaps.</w:t>
      </w:r>
    </w:p>
    <w:p w14:paraId="44E2692A" w14:textId="07F4DB52" w:rsidR="00D065C3" w:rsidRDefault="00D065C3" w:rsidP="00C35902">
      <w:r>
        <w:t>The prebound phenomenon</w:t>
      </w:r>
      <w:r w:rsidR="00EA4F5A">
        <w:t xml:space="preserve">, </w:t>
      </w:r>
      <w:r>
        <w:t>where households in thermally poor properties consume substantially less than models predict</w:t>
      </w:r>
      <w:r w:rsidR="00EA4F5A">
        <w:t xml:space="preserve">, </w:t>
      </w:r>
      <w:r>
        <w:t>has critical implications for retrofit economics. The UK</w:t>
      </w:r>
      <w:r w:rsidR="00EA4F5A">
        <w:t>’</w:t>
      </w:r>
      <w:r>
        <w:t>s Green Deal scheme failed partly because loan repayments based on theoretical savings exceeded actual bill reductions; only 1% of households chose to finance measures through Green Deal loans, costing taxpayers £17,000 per loan</w:t>
      </w:r>
      <w:r w:rsidR="00F3252A">
        <w:t xml:space="preserve"> </w:t>
      </w:r>
      <w:r w:rsidR="00F3252A">
        <w:fldChar w:fldCharType="begin"/>
      </w:r>
      <w:r w:rsidR="00F3252A">
        <w:instrText xml:space="preserve"> ADDIN ZOTERO_ITEM CSL_CITATION {"citationID":"m6dq1mm2","properties":{"formattedCitation":"(National Audit Office, 2016)","plainCitation":"(National Audit Office, 2016)","noteIndex":0},"citationItems":[{"id":852,"uris":["http://zotero.org/users/12002583/items/R2PNKNLL"],"itemData":{"id":852,"type":"report","publisher":"National Audit Office, UK","title":"Green Deal and Energy Company Obligation","URL":"https://www.nao.org.uk/wp-content/uploads/2016/04/Green-Deal-and-Energy-Company-Obligation.pdf","author":[{"literal":"National Audit Office"}],"issued":{"date-parts":[["2016",4]]}}}],"schema":"https://github.com/citation-style-language/schema/raw/master/csl-citation.json"} </w:instrText>
      </w:r>
      <w:r w:rsidR="00F3252A">
        <w:fldChar w:fldCharType="separate"/>
      </w:r>
      <w:r w:rsidR="00F3252A" w:rsidRPr="00F3252A">
        <w:t>(National Audit Office, 2016)</w:t>
      </w:r>
      <w:r w:rsidR="00F3252A">
        <w:fldChar w:fldCharType="end"/>
      </w:r>
      <w:r>
        <w:t>.</w:t>
      </w:r>
    </w:p>
    <w:p w14:paraId="3CE95962" w14:textId="51096849" w:rsidR="00D065C3" w:rsidRDefault="00D065C3" w:rsidP="00C35902">
      <w:r>
        <w:t>However, even where bill savings are limited, improved thermal performance delivers substantial non-financial benefits. Enhanced indoor climate</w:t>
      </w:r>
      <w:r w:rsidR="00EA4F5A">
        <w:t xml:space="preserve">, </w:t>
      </w:r>
      <w:r>
        <w:t>including more stable temperatures, reduced condensation and mould risk, and improved air quality</w:t>
      </w:r>
      <w:r w:rsidR="00EA4F5A">
        <w:t xml:space="preserve">, </w:t>
      </w:r>
      <w:r>
        <w:t>has documented positive impacts on respiratory health, cardiovascular outcomes, and mental wellbeing. For households previously under-heating, retrofits may enable comfortable temperatures for the first time, representing genuine welfare improvement that cost-based metrics fail to capture.</w:t>
      </w:r>
    </w:p>
    <w:p w14:paraId="5F16D85F" w14:textId="77777777" w:rsidR="00D065C3" w:rsidRDefault="00D065C3" w:rsidP="00D065C3">
      <w:pPr>
        <w:pStyle w:val="Heading2"/>
      </w:pPr>
      <w:bookmarkStart w:id="92" w:name="_Toc216299506"/>
      <w:bookmarkStart w:id="93" w:name="_Toc216342783"/>
      <w:bookmarkStart w:id="94" w:name="_Toc216860015"/>
      <w:r>
        <w:t>Heat Pump Readiness and Flow Temperature Compatibility</w:t>
      </w:r>
      <w:bookmarkEnd w:id="92"/>
      <w:bookmarkEnd w:id="93"/>
      <w:bookmarkEnd w:id="94"/>
    </w:p>
    <w:p w14:paraId="0A779134" w14:textId="7273C3D3" w:rsidR="00D065C3" w:rsidRDefault="00D065C3" w:rsidP="00C35902">
      <w:r>
        <w:t>The push for heat pump adoption raises a crucial question: are existing homes ready for low-temperature heating? Heat pumps deliver heat most efficiently at flow temperatures around 30–50°C, substantially lower than the 70–80°C common in gas boiler systems</w:t>
      </w:r>
      <w:r w:rsidR="00F3252A">
        <w:t xml:space="preserve"> </w:t>
      </w:r>
      <w:r w:rsidR="00F3252A">
        <w:fldChar w:fldCharType="begin"/>
      </w:r>
      <w:r w:rsidR="00F3252A">
        <w:instrText xml:space="preserve"> ADDIN ZOTERO_ITEM CSL_CITATION {"citationID":"XuXZnYux","properties":{"formattedCitation":"(The Quantum Group, 2025)","plainCitation":"(The Quantum Group, 2025)","noteIndex":0},"citationItems":[{"id":764,"uris":["http://zotero.org/users/12002583/items/EC72JNH9"],"itemData":{"id":764,"type":"post-weblog","title":"Retrofitting an Air Source Heat Pump for UK Homes – The Quantum Group","URL":"https://thequantumgroup.uk.com/retrofitting-air-source-heat-pump/","author":[{"literal":"The Quantum Group"}],"accessed":{"date-parts":[["2025",12,1]]},"issued":{"date-parts":[["2025"]]}}}],"schema":"https://github.com/citation-style-language/schema/raw/master/csl-citation.json"} </w:instrText>
      </w:r>
      <w:r w:rsidR="00F3252A">
        <w:fldChar w:fldCharType="separate"/>
      </w:r>
      <w:r w:rsidR="00F3252A" w:rsidRPr="00F3252A">
        <w:t>(The Quantum Group, 2025)</w:t>
      </w:r>
      <w:r w:rsidR="00F3252A">
        <w:fldChar w:fldCharType="end"/>
      </w:r>
      <w:r>
        <w:t>. Current EPC assessments do not evaluate emitter sizing or low-temperature capability</w:t>
      </w:r>
      <w:r w:rsidR="00EA4F5A">
        <w:t xml:space="preserve">, </w:t>
      </w:r>
      <w:r>
        <w:t>a significant gap between theoretical efficiency upgrades and practical implementation.</w:t>
      </w:r>
    </w:p>
    <w:p w14:paraId="280A1F74" w14:textId="2F27110B" w:rsidR="00D065C3" w:rsidRDefault="00D065C3" w:rsidP="00C35902">
      <w:r>
        <w:t xml:space="preserve">Two factors determine heat pump readiness: a well-insulated, low-heat-loss envelope, and appropriately sized emitters. </w:t>
      </w:r>
      <w:commentRangeStart w:id="95"/>
      <w:r>
        <w:t>For optimal performance, older radiators may need to be upsized by approximately 2.5× surface area</w:t>
      </w:r>
      <w:r w:rsidR="00F3252A">
        <w:t xml:space="preserve"> </w:t>
      </w:r>
      <w:r w:rsidR="00F3252A">
        <w:fldChar w:fldCharType="begin"/>
      </w:r>
      <w:r w:rsidR="00F3252A">
        <w:instrText xml:space="preserve"> ADDIN ZOTERO_ITEM CSL_CITATION {"citationID":"6I0H4VDF","properties":{"formattedCitation":"(Heat Pump Association, 2020)","plainCitation":"(Heat Pump Association, 2020)","noteIndex":0},"citationItems":[{"id":766,"uris":["http://zotero.org/users/12002583/items/GL2KK6M8"],"itemData":{"id":766,"type":"report","title":"Retrofitting Homes For Net Zero Heating","URL":"https://www.heatpumps.org.uk/wp-content/uploads/2020/11/HPA-Retrofitting-Homes-For-Net-Zero-Heating-Final.pdf","author":[{"literal":"Heat Pump Association"}],"accessed":{"date-parts":[["2025",12,1]]},"issued":{"date-parts":[["2020",11]]}}}],"schema":"https://github.com/citation-style-language/schema/raw/master/csl-citation.json"} </w:instrText>
      </w:r>
      <w:r w:rsidR="00F3252A">
        <w:fldChar w:fldCharType="separate"/>
      </w:r>
      <w:r w:rsidR="00F3252A" w:rsidRPr="00F3252A">
        <w:t>(Heat Pump Association, 2020)</w:t>
      </w:r>
      <w:r w:rsidR="00F3252A">
        <w:fldChar w:fldCharType="end"/>
      </w:r>
      <w:commentRangeEnd w:id="95"/>
      <w:del w:id="96" w:author="Pil Krogh Tygesen" w:date="2026-01-07T15:15:00Z">
        <w:r>
          <w:delText>.</w:delText>
        </w:r>
      </w:del>
      <w:ins w:id="97" w:author="Pil Krogh Tygesen" w:date="2026-01-07T15:15:00Z">
        <w:r w:rsidR="00744295">
          <w:rPr>
            <w:rStyle w:val="CommentReference"/>
          </w:rPr>
          <w:commentReference w:id="95"/>
        </w:r>
        <w:r>
          <w:t>.</w:t>
        </w:r>
      </w:ins>
      <w:r>
        <w:t xml:space="preserve"> The Danish Energy Agency emphasises that fabric upgrades and heating system changes </w:t>
      </w:r>
      <w:del w:id="98" w:author="Kieran Sinclair" w:date="2026-01-06T11:25:00Z">
        <w:r>
          <w:delText xml:space="preserve">must </w:delText>
        </w:r>
      </w:del>
      <w:ins w:id="99" w:author="Kieran Sinclair" w:date="2026-01-06T11:25:00Z">
        <w:r w:rsidR="00964F09">
          <w:t xml:space="preserve">are most effective when </w:t>
        </w:r>
      </w:ins>
      <w:proofErr w:type="spellStart"/>
      <w:ins w:id="100" w:author="Kieran Sinclair" w:date="2026-01-07T15:15:00Z">
        <w:r>
          <w:t>proceed</w:t>
        </w:r>
      </w:ins>
      <w:ins w:id="101" w:author="Kieran Sinclair" w:date="2026-01-06T11:25:00Z">
        <w:r w:rsidR="00964F09">
          <w:t>ing</w:t>
        </w:r>
      </w:ins>
      <w:del w:id="102" w:author="Kieran Sinclair" w:date="2026-01-07T15:15:00Z">
        <w:r>
          <w:delText>proceed</w:delText>
        </w:r>
      </w:del>
      <w:del w:id="103" w:author="Kieran Sinclair" w:date="2026-01-06T15:41:00Z">
        <w:r>
          <w:delText xml:space="preserve"> </w:delText>
        </w:r>
      </w:del>
      <w:r>
        <w:t>together</w:t>
      </w:r>
      <w:proofErr w:type="spellEnd"/>
      <w:r w:rsidR="00EA4F5A">
        <w:t xml:space="preserve">, </w:t>
      </w:r>
      <w:r>
        <w:t>improving insulation reduces the necessary forward temperature to emitters, increasing efficiency of both heat pumps and heat networks.</w:t>
      </w:r>
    </w:p>
    <w:p w14:paraId="27657B63" w14:textId="77777777" w:rsidR="00D065C3" w:rsidRDefault="00D065C3" w:rsidP="00C35902">
      <w:r>
        <w:t>This integrated perspective underpins our scenario modelling, where we assess not merely whether properties can accept heat pumps, but what enabling works are required first.</w:t>
      </w:r>
    </w:p>
    <w:p w14:paraId="566EFC0D" w14:textId="77777777" w:rsidR="006444B8" w:rsidRDefault="006444B8" w:rsidP="00D065C3">
      <w:pPr>
        <w:pStyle w:val="Heading2"/>
      </w:pPr>
      <w:bookmarkStart w:id="104" w:name="_Toc216860016"/>
      <w:r>
        <w:t>Heat Network Readiness and Connection Compatibility</w:t>
      </w:r>
      <w:bookmarkEnd w:id="104"/>
    </w:p>
    <w:p w14:paraId="7AC85436" w14:textId="77777777" w:rsidR="006444B8" w:rsidRDefault="006444B8" w:rsidP="00C35902">
      <w:r>
        <w:t>Just as homes require assessment for heat pump readiness, they also need evaluation for heat network compatibility. Heat networks deliver hot water to properties via underground pipes, with each home requiring a Heat Interface Unit (HIU) to extract heat. The readiness criteria differ from heat pumps in important ways.</w:t>
      </w:r>
    </w:p>
    <w:p w14:paraId="7253A57C" w14:textId="77777777" w:rsidR="006444B8" w:rsidRDefault="006444B8" w:rsidP="00C35902">
      <w:r>
        <w:t xml:space="preserve">Two factors determine heat network readiness: (1) proximity to existing or planned network infrastructure, assessed through spatial analysis against the London Heat Map; and (2) heat demand density, as networks are most economically viable </w:t>
      </w:r>
      <w:proofErr w:type="gramStart"/>
      <w:r>
        <w:t>where</w:t>
      </w:r>
      <w:proofErr w:type="gramEnd"/>
      <w:r>
        <w:t xml:space="preserve"> multiple properties cluster together. Unlike heat pumps, heat networks can operate at higher flow temperatures (70–80°C), meaning existing radiators typically require no modification.</w:t>
      </w:r>
    </w:p>
    <w:p w14:paraId="0E006848" w14:textId="77777777" w:rsidR="006444B8" w:rsidRDefault="006444B8" w:rsidP="00C35902">
      <w:r>
        <w:lastRenderedPageBreak/>
        <w:t>Our spatial analysis indicates approximately 33.5% of the Edwardian terraced stock (236,000 properties) lies within areas of sufficient heat demand density for viable network deployment. These properties could connect to heat networks with minimal internal modifications, primarily requiring HIU installation and connection pipework. Where fabric upgrades are undertaken, they further improve network economics by reducing the heat load each property places on the system.</w:t>
      </w:r>
    </w:p>
    <w:p w14:paraId="7B3B3B0F" w14:textId="77777777" w:rsidR="00D065C3" w:rsidRDefault="00D065C3" w:rsidP="00D065C3">
      <w:pPr>
        <w:pStyle w:val="Heading2"/>
      </w:pPr>
      <w:bookmarkStart w:id="105" w:name="_Toc216299507"/>
      <w:bookmarkStart w:id="106" w:name="_Toc216342784"/>
      <w:bookmarkStart w:id="107" w:name="_Toc216860017"/>
      <w:r>
        <w:t>Heritage Buildings and Non-Standard Construction</w:t>
      </w:r>
      <w:bookmarkEnd w:id="105"/>
      <w:bookmarkEnd w:id="106"/>
      <w:bookmarkEnd w:id="107"/>
    </w:p>
    <w:p w14:paraId="5318A0BA" w14:textId="77777777" w:rsidR="006444B8" w:rsidRDefault="006444B8" w:rsidP="00C35902">
      <w:r>
        <w:t>London’s Edwardian terraced houses share characteristics with heritage buildings across Europe: solid brick construction, period features, and often conservation area designations. Danish research on similar pre-1950 stock provides relevant insights for this analysis.</w:t>
      </w:r>
    </w:p>
    <w:p w14:paraId="2A55B433" w14:textId="729F81A5" w:rsidR="00D065C3" w:rsidRDefault="00D065C3" w:rsidP="00C35902">
      <w:r>
        <w:t xml:space="preserve">Older buildings and those in conservation areas pose particular challenges for EPC assessment. However, recent Danish research suggests heritage buildings are not uniformly inefficient. Jensen et al. </w:t>
      </w:r>
      <w:r w:rsidR="00F3252A">
        <w:fldChar w:fldCharType="begin"/>
      </w:r>
      <w:r w:rsidR="00F3252A">
        <w:instrText xml:space="preserve"> ADDIN ZOTERO_ITEM CSL_CITATION {"citationID":"3KtV5QTe","properties":{"formattedCitation":"(2025)","plainCitation":"(2025)","noteIndex":0},"citationItems":[{"id":762,"uris":["http://zotero.org/users/12002583/items/78KT9FT8"],"itemData":{"id":762,"type":"article-journal","abstract":"Historic buildings are often assumed to have poor energy performance, and energy optimization of the buildings is perceived as threatening their cultural values. This study tests these assumptions. First, it examines the energy performance of Danish historic apartment buildings (buildings constructed before 1950 with a high preservation value, according to the national SAVE system (Survey of Architectural Values in the Built Environment)). Second, it assesses the extent to which the energy improvements in the historic buildings conflict with their historic value. An analysis of energy performance certificates (EPC) in 13,000 Danish historic apartment buildings reveals that they perform no differently than apartment buildings with a low preservation value, with 46% of historic apartment buildings achieving an EPC rating of “C”. Nevertheless, significant potential for further energy improvements is identified. Expert interviews and three case studies indicate that typical interventions for enhancing buildings’ energy performance rarely interfere with its historic values. This is partly due to structural conditions where shoulder-by-shoulder location, high building compactness, and supply with district heating gives a beneficial foundation for a high energy performance. Potential conflicts between energy improvements and historic values exist but are often resolved through dialogue between local authorities and owners about the interventions.","container-title":"Heritage","DOI":"10.3390/heritage8090389","ISSN":"2571-9408","issue":"9","language":"en","license":"http://creativecommons.org/licenses/by/3.0/","note":"publisher: Multidisciplinary Digital Publishing Institute","page":"389","source":"www.mdpi.com","title":"Do Historic Buildings Have Poor Energy Performance, and Will Energy Optimization Compromise Their Historic Values? A Study of Danish Apartment Buildings","title-short":"Do Historic Buildings Have Poor Energy Performance, and Will Energy Optimization Compromise Their Historic Values?","URL":"https://www.mdpi.com/2571-9408/8/9/389","volume":"8","author":[{"family":"Jensen","given":"Jesper Ole"},{"family":"Jensen","given":"Ole Michael"},{"family":"Kragh","given":"Jesper"}],"accessed":{"date-parts":[["2025",12,1]]},"issued":{"date-parts":[["2025",9]]}},"suppress-author":true}],"schema":"https://github.com/citation-style-language/schema/raw/master/csl-citation.json"} </w:instrText>
      </w:r>
      <w:r w:rsidR="00F3252A">
        <w:fldChar w:fldCharType="separate"/>
      </w:r>
      <w:r w:rsidR="00F3252A" w:rsidRPr="00F3252A">
        <w:t>(2025)</w:t>
      </w:r>
      <w:r w:rsidR="00F3252A">
        <w:fldChar w:fldCharType="end"/>
      </w:r>
      <w:r>
        <w:t xml:space="preserve"> analysing over 13,000 historic apartment buildings in Denmark, found that 46% achieved EPC C or better</w:t>
      </w:r>
      <w:r w:rsidR="00EA4F5A">
        <w:t xml:space="preserve">, </w:t>
      </w:r>
      <w:r>
        <w:t>outperforming the pre-1950 stock at large (36% achieving C or better). Even among the highest preservation-value buildings, one-third achieved C ratings.</w:t>
      </w:r>
    </w:p>
    <w:p w14:paraId="34EEC4D8" w14:textId="0AFE5564" w:rsidR="00D065C3" w:rsidRDefault="00D065C3" w:rsidP="00C35902">
      <w:r>
        <w:t>Danish case studies demonstrated 47% energy reduction for the Osram Building through targeted interventions preserving architectural character</w:t>
      </w:r>
      <w:r w:rsidR="00F3252A">
        <w:t xml:space="preserve"> </w:t>
      </w:r>
      <w:r w:rsidR="00F3252A">
        <w:fldChar w:fldCharType="begin"/>
      </w:r>
      <w:r w:rsidR="00F3252A">
        <w:instrText xml:space="preserve"> ADDIN ZOTERO_ITEM CSL_CITATION {"citationID":"KTXSSdr7","properties":{"formattedCitation":"(Rose and Engelund Thomsen, 2021)","plainCitation":"(Rose and Engelund Thomsen, 2021)","noteIndex":0},"citationItems":[{"id":835,"uris":["http://zotero.org/users/12002583/items/ASPXRRFS"],"itemData":{"id":835,"type":"article-journal","abstract":"Historic and heritage buildings present a significant challenge when it comes to reducing energy consumption to mitigate climate change. These buildings need careful renovation and increasing their energy efficiency is often associated with a high level of complexity, since consideration for heritage values can often reduce and impede possibilities and sometimes even rule out certain improvements completely. Despite these issues, many such renovation projects have already been carried out, and therefore the IEA SHC Task 59 project (Renovating Historic Buildings Towards Zero Energy) in cooperation with Interreg Alpine Space ATLAS has developed a tool for sharing these best-practice examples – the HiBERatlas (Historical Building Energy Retrofit Atlas). The Internet platform serves as a best-practice database of both individual energy efficiency measures and whole-building renovation projects. This paper presents two of the Danish projects featured in HiBERatlas. The first project, Ryesgade 30, is a Copenhagen apartment building with a preservation worthy period brick façade. The second project is the Osram Building, a listed Copenhagen office building from 1959 with a protected façade, which today acts as a culture centre. Both renovation projects achieved significant energy savings and consequently CO2-emission reductions, and the indoor climate in both buildings have also improved significantly.","container-title":"IOP Conference Series: Earth and Environmental Science","DOI":"10.1088/1755-1315/863/1/012039","ISSN":"1755-1315","issue":"1","journalAbbreviation":"IOP Conf. Ser.: Earth Environ. Sci.","language":"en","note":"publisher: IOP Publishing","page":"012039","source":"Institute of Physics","title":"Comprehensive energy renovation of two Danish heritage buildings within IEA SHC Task 59","URL":"https://doi.org/10.1088/1755-1315/863/1/012039","volume":"863","author":[{"family":"Rose","given":"Jørgen"},{"family":"Engelund Thomsen","given":"Kirsten"}],"accessed":{"date-parts":[["2025",12,2]]},"issued":{"date-parts":[["2021",10]]}}}],"schema":"https://github.com/citation-style-language/schema/raw/master/csl-citation.json"} </w:instrText>
      </w:r>
      <w:r w:rsidR="00F3252A">
        <w:fldChar w:fldCharType="separate"/>
      </w:r>
      <w:r w:rsidR="00F3252A" w:rsidRPr="00F3252A">
        <w:t>(Rose and Engelund Thomsen, 2021)</w:t>
      </w:r>
      <w:r w:rsidR="00F3252A">
        <w:fldChar w:fldCharType="end"/>
      </w:r>
      <w:r>
        <w:t>. The researchers concluded that energy optimisation need not fundamentally compromise historic values</w:t>
      </w:r>
      <w:r w:rsidR="00EA4F5A">
        <w:t xml:space="preserve">, </w:t>
      </w:r>
      <w:r>
        <w:t>many heritage buildings can reach respectable efficiency through measures compatible with preservation.</w:t>
      </w:r>
    </w:p>
    <w:p w14:paraId="470274C6" w14:textId="20A31A20" w:rsidR="00D065C3" w:rsidRDefault="00D065C3" w:rsidP="00C35902">
      <w:r>
        <w:t>These findings are directly relevant to London</w:t>
      </w:r>
      <w:r w:rsidR="00EA4F5A">
        <w:t>’</w:t>
      </w:r>
      <w:r>
        <w:t>s Edwardian terraces, which</w:t>
      </w:r>
      <w:r w:rsidR="00EA4F5A">
        <w:t xml:space="preserve">, </w:t>
      </w:r>
      <w:r>
        <w:t>while not typically listed</w:t>
      </w:r>
      <w:r w:rsidR="00EA4F5A">
        <w:t xml:space="preserve">, </w:t>
      </w:r>
      <w:r>
        <w:t>share many characteristics with heritage stock and often exist within conservation areas.</w:t>
      </w:r>
    </w:p>
    <w:p w14:paraId="4446B5C2" w14:textId="77777777" w:rsidR="00D065C3" w:rsidRDefault="00D065C3" w:rsidP="00D065C3">
      <w:pPr>
        <w:pStyle w:val="Heading2"/>
      </w:pPr>
      <w:bookmarkStart w:id="108" w:name="_Toc216299508"/>
      <w:bookmarkStart w:id="109" w:name="_Toc216342785"/>
      <w:bookmarkStart w:id="110" w:name="_Toc216860018"/>
      <w:r>
        <w:t>Reform Trajectories</w:t>
      </w:r>
      <w:bookmarkEnd w:id="108"/>
      <w:bookmarkEnd w:id="109"/>
      <w:bookmarkEnd w:id="110"/>
    </w:p>
    <w:p w14:paraId="67B7A78B" w14:textId="122F9E06" w:rsidR="00D065C3" w:rsidRDefault="00D065C3" w:rsidP="00C35902">
      <w:r>
        <w:t>Recognition of EPC limitations has driven reform proposals across Europe. Scotland has announced a three-metric EPC format: a Heat Retention Rating (HRR) for thermal fabric efficiency, a Heating System Rating, and an Energy Cost Rating</w:t>
      </w:r>
      <w:r w:rsidR="00EA4F5A">
        <w:t xml:space="preserve">, </w:t>
      </w:r>
      <w:r>
        <w:t>replacing the single composite score by 2026</w:t>
      </w:r>
      <w:r w:rsidR="00B625C4">
        <w:t xml:space="preserve"> </w:t>
      </w:r>
      <w:r w:rsidR="00B625C4">
        <w:fldChar w:fldCharType="begin"/>
      </w:r>
      <w:r w:rsidR="00B625C4">
        <w:instrText xml:space="preserve"> ADDIN ZOTERO_ITEM CSL_CITATION {"citationID":"mpXru3or","properties":{"formattedCitation":"(Elmhurst Energy, 2025)","plainCitation":"(Elmhurst Energy, 2025)","noteIndex":0},"citationItems":[{"id":757,"uris":["http://zotero.org/users/12002583/items/GEDGQI78"],"itemData":{"id":757,"type":"post-weblog","abstract":"The Scottish Government has laid new EPC Reform Regulations in the Scottish Parliament, with the regulations confirmed to come into effect in Oct 2026.","language":"en-GB","note":"section: Consultation","title":"Scottish Government Sets 2026 Date for EPC Reform Implementation - Elmhurst Energy","URL":"https://www.elmhurstenergy.co.uk/blog/2025/10/10/scottish-government-sets-2026-date-for-epc-reform-implementation/","author":[{"literal":"Elmhurst Energy"}],"accessed":{"date-parts":[["2025",12,1]]},"issued":{"date-parts":[["2025",10,10]]}}}],"schema":"https://github.com/citation-style-language/schema/raw/master/csl-citation.json"} </w:instrText>
      </w:r>
      <w:r w:rsidR="00B625C4">
        <w:fldChar w:fldCharType="separate"/>
      </w:r>
      <w:r w:rsidR="00B625C4" w:rsidRPr="00B625C4">
        <w:t>(Elmhurst Energy, 2025)</w:t>
      </w:r>
      <w:r w:rsidR="00B625C4">
        <w:fldChar w:fldCharType="end"/>
      </w:r>
      <w:r>
        <w:t>. Scotland is also shortening EPC validity from 10 to 5 years and launching dynamic digital interfaces for EPC data.</w:t>
      </w:r>
    </w:p>
    <w:p w14:paraId="0BA3780F" w14:textId="5FCA888C" w:rsidR="00D065C3" w:rsidRDefault="00D065C3" w:rsidP="00C35902">
      <w:r>
        <w:t xml:space="preserve">The EPBD recast adopted in 2024 harmonises EPC scales across member states, defining Grade A as corresponding to </w:t>
      </w:r>
      <w:r w:rsidR="00EA4F5A">
        <w:t>‘</w:t>
      </w:r>
      <w:r>
        <w:t>zero-emission building</w:t>
      </w:r>
      <w:r w:rsidR="00EA4F5A">
        <w:t>’</w:t>
      </w:r>
      <w:r>
        <w:t xml:space="preserve"> standard and Grade G as the worst 15% of national stock. The recast also mandates Building Renovation Passports as individualised retrofit roadmaps</w:t>
      </w:r>
      <w:r w:rsidR="00B625C4">
        <w:t xml:space="preserve"> </w:t>
      </w:r>
      <w:r w:rsidR="00B625C4">
        <w:fldChar w:fldCharType="begin"/>
      </w:r>
      <w:r w:rsidR="00B625C4">
        <w:instrText xml:space="preserve"> ADDIN ZOTERO_ITEM CSL_CITATION {"citationID":"cI7iPo5M","properties":{"formattedCitation":"(Sai, 2025)","plainCitation":"(Sai, 2025)","noteIndex":0},"citationItems":[{"id":769,"uris":["http://zotero.org/users/12002583/items/PSFFN2N5"],"itemData":{"id":769,"type":"post-weblog","abstract":"The energy performance of buildings directive is reshaping how we think about efficiency, compliance, and climate impact - but what’s the real breakthrough waiting behind these new rules?","container-title":"Ecochain LCA Software","language":"en-US","title":"Everything You Need to Know About the Energy Performance of Buildings Directive","URL":"https://ecochain.com/blog/energy-performance-of-buildings-directive/","author":[{"family":"Sai","given":""}],"accessed":{"date-parts":[["2025",12,1]]},"issued":{"date-parts":[["2025",8,4]]}}}],"schema":"https://github.com/citation-style-language/schema/raw/master/csl-citation.json"} </w:instrText>
      </w:r>
      <w:r w:rsidR="00B625C4">
        <w:fldChar w:fldCharType="separate"/>
      </w:r>
      <w:r w:rsidR="00B625C4" w:rsidRPr="00B625C4">
        <w:t>(Sai, 2025)</w:t>
      </w:r>
      <w:r w:rsidR="00B625C4">
        <w:fldChar w:fldCharType="end"/>
      </w:r>
      <w:r>
        <w:t>.</w:t>
      </w:r>
    </w:p>
    <w:p w14:paraId="194194E5" w14:textId="3E82EC3A" w:rsidR="00D065C3" w:rsidRDefault="00D065C3" w:rsidP="00C35902">
      <w:r>
        <w:t>These reforms point toward treating EPCs not as single-number scorecards but as multi-metric information tools supporting decarbonisation decisions</w:t>
      </w:r>
      <w:r w:rsidR="00EA4F5A">
        <w:t xml:space="preserve">, </w:t>
      </w:r>
      <w:r>
        <w:t>a perspective that informs how we interpret our EPC-based analysis.</w:t>
      </w:r>
    </w:p>
    <w:p w14:paraId="03F9C693" w14:textId="77777777" w:rsidR="00D065C3" w:rsidRDefault="00D065C3" w:rsidP="00D065C3">
      <w:pPr>
        <w:pStyle w:val="Heading2"/>
      </w:pPr>
      <w:bookmarkStart w:id="111" w:name="_Toc216299509"/>
      <w:bookmarkStart w:id="112" w:name="_Toc216342786"/>
      <w:bookmarkStart w:id="113" w:name="_Toc216860019"/>
      <w:r>
        <w:t>Implications for This Study</w:t>
      </w:r>
      <w:bookmarkEnd w:id="111"/>
      <w:bookmarkEnd w:id="112"/>
      <w:bookmarkEnd w:id="113"/>
    </w:p>
    <w:p w14:paraId="20439D6B" w14:textId="6A82800C" w:rsidR="00D065C3" w:rsidRDefault="00D065C3" w:rsidP="00C35902">
      <w:r>
        <w:t>The literature reviewed here</w:t>
      </w:r>
      <w:r w:rsidR="00EA4F5A">
        <w:t xml:space="preserve">, </w:t>
      </w:r>
      <w:r>
        <w:t>explored in greater depth in Appendix A</w:t>
      </w:r>
      <w:r w:rsidR="00EA4F5A">
        <w:t xml:space="preserve">, </w:t>
      </w:r>
      <w:r>
        <w:t>establishes several principles that guide our methodology:</w:t>
      </w:r>
    </w:p>
    <w:p w14:paraId="5CFAC532" w14:textId="77777777" w:rsidR="00D065C3" w:rsidRDefault="00D065C3" w:rsidP="00C60029">
      <w:pPr>
        <w:pStyle w:val="ListParagraph"/>
        <w:numPr>
          <w:ilvl w:val="0"/>
          <w:numId w:val="6"/>
        </w:numPr>
      </w:pPr>
      <w:r w:rsidRPr="004721C3">
        <w:lastRenderedPageBreak/>
        <w:t>EPCs become reliable at scale</w:t>
      </w:r>
      <w:r>
        <w:t>: While individual certificates carry substantial uncertainty, the law of large numbers means inconsistencies average out across hundreds of thousands of records, enabling robust aggregate analysis.</w:t>
      </w:r>
    </w:p>
    <w:p w14:paraId="1B6BF944" w14:textId="77777777" w:rsidR="00D065C3" w:rsidRDefault="00D065C3" w:rsidP="00C60029">
      <w:pPr>
        <w:pStyle w:val="ListParagraph"/>
        <w:numPr>
          <w:ilvl w:val="0"/>
          <w:numId w:val="6"/>
        </w:numPr>
      </w:pPr>
      <w:r w:rsidRPr="00D40210">
        <w:t>Systematic biases can be corrected</w:t>
      </w:r>
      <w:r>
        <w:t>: The prebound effect and performance gap are well-characterised, allowing us to apply evidence-based adjustment factors to EPC predictions.</w:t>
      </w:r>
    </w:p>
    <w:p w14:paraId="184660F9" w14:textId="18AD39EA" w:rsidR="00D065C3" w:rsidRDefault="00D065C3" w:rsidP="00C60029">
      <w:pPr>
        <w:pStyle w:val="ListParagraph"/>
        <w:numPr>
          <w:ilvl w:val="0"/>
          <w:numId w:val="6"/>
        </w:numPr>
      </w:pPr>
      <w:r w:rsidRPr="00D40210">
        <w:t>Fabric and systems must be considered together</w:t>
      </w:r>
      <w:r>
        <w:t>: Heat pump readiness depends on both insulation levels and emitter capacity</w:t>
      </w:r>
      <w:r w:rsidR="00EA4F5A">
        <w:t xml:space="preserve">, </w:t>
      </w:r>
      <w:r>
        <w:t>neither captured adequately by current EPC metrics alone.</w:t>
      </w:r>
    </w:p>
    <w:p w14:paraId="5F02FDEE" w14:textId="084EB2BF" w:rsidR="00D065C3" w:rsidRDefault="00D065C3" w:rsidP="00C60029">
      <w:pPr>
        <w:pStyle w:val="ListParagraph"/>
        <w:numPr>
          <w:ilvl w:val="0"/>
          <w:numId w:val="6"/>
        </w:numPr>
      </w:pPr>
      <w:r w:rsidRPr="00D40210">
        <w:t>Heritage characteristics require nuanced interpretation</w:t>
      </w:r>
      <w:r>
        <w:t xml:space="preserve">: Edwardian terraces are not automatically </w:t>
      </w:r>
      <w:r w:rsidR="00EA4F5A">
        <w:t>‘</w:t>
      </w:r>
      <w:r>
        <w:t>basket cases</w:t>
      </w:r>
      <w:r w:rsidR="00EA4F5A">
        <w:t>’</w:t>
      </w:r>
      <w:r>
        <w:t>; many can achieve respectable efficiency with appropriate interventions.</w:t>
      </w:r>
    </w:p>
    <w:p w14:paraId="10D48CA0" w14:textId="7F013C9F" w:rsidR="00D065C3" w:rsidRDefault="00D065C3" w:rsidP="00C35902">
      <w:r>
        <w:t>These insights underpin our decision to pursue Option 1b</w:t>
      </w:r>
      <w:r w:rsidR="00EA4F5A">
        <w:t xml:space="preserve">, </w:t>
      </w:r>
      <w:r>
        <w:t>large-scale EPC analysis</w:t>
      </w:r>
      <w:r w:rsidR="00EA4F5A">
        <w:t xml:space="preserve">, </w:t>
      </w:r>
      <w:r>
        <w:t>following the constraints on household access that prevented on-site assessments.</w:t>
      </w:r>
    </w:p>
    <w:p w14:paraId="7D22CFCE" w14:textId="21FBEC83" w:rsidR="00D065C3" w:rsidRDefault="00D065C3" w:rsidP="00D065C3">
      <w:pPr>
        <w:pStyle w:val="Heading1"/>
      </w:pPr>
      <w:bookmarkStart w:id="114" w:name="_Toc216299517"/>
      <w:bookmarkStart w:id="115" w:name="_Toc216199719"/>
      <w:bookmarkStart w:id="116" w:name="_Toc216342793"/>
      <w:bookmarkStart w:id="117" w:name="_Toc216860020"/>
      <w:r>
        <w:t>Data and Sample Description</w:t>
      </w:r>
      <w:bookmarkEnd w:id="114"/>
      <w:bookmarkEnd w:id="115"/>
      <w:bookmarkEnd w:id="116"/>
      <w:bookmarkEnd w:id="117"/>
    </w:p>
    <w:p w14:paraId="3B8B0454" w14:textId="77777777" w:rsidR="00D065C3" w:rsidRDefault="00D065C3" w:rsidP="00D065C3">
      <w:pPr>
        <w:pStyle w:val="Heading2"/>
      </w:pPr>
      <w:bookmarkStart w:id="118" w:name="_Toc216299518"/>
      <w:bookmarkStart w:id="119" w:name="_Toc216199720"/>
      <w:bookmarkStart w:id="120" w:name="_Toc216342794"/>
      <w:bookmarkStart w:id="121" w:name="_Toc216860021"/>
      <w:r>
        <w:t>Scale of Dataset</w:t>
      </w:r>
      <w:bookmarkEnd w:id="118"/>
      <w:bookmarkEnd w:id="119"/>
      <w:bookmarkEnd w:id="120"/>
      <w:bookmarkEnd w:id="121"/>
    </w:p>
    <w:p w14:paraId="5F31D2F8" w14:textId="77777777" w:rsidR="00D065C3" w:rsidRDefault="00D065C3" w:rsidP="00C35902">
      <w:r>
        <w:t>After cleaning and removing duplicates, the dataset contains 704,483 unique Edwardian terraced dwellings covering all London boroughs with complete records for energy, ratings, heating systems, walls, roofs, glazing, and controls.</w:t>
      </w:r>
    </w:p>
    <w:p w14:paraId="20AD10B1" w14:textId="6775EA21" w:rsidR="00D065C3" w:rsidRDefault="00D065C3" w:rsidP="00D065C3">
      <w:pPr>
        <w:pStyle w:val="Heading2"/>
      </w:pPr>
      <w:bookmarkStart w:id="122" w:name="_Toc216299519"/>
      <w:bookmarkStart w:id="123" w:name="_Toc216199721"/>
      <w:bookmarkStart w:id="124" w:name="_Toc216342795"/>
      <w:bookmarkStart w:id="125" w:name="_Toc216860022"/>
      <w:r>
        <w:t>EPC Ratings Distribution</w:t>
      </w:r>
      <w:bookmarkEnd w:id="122"/>
      <w:bookmarkEnd w:id="123"/>
      <w:bookmarkEnd w:id="124"/>
      <w:bookmarkEnd w:id="125"/>
    </w:p>
    <w:p w14:paraId="7C21F7BC" w14:textId="34C7D295" w:rsidR="00102144" w:rsidRDefault="00102144" w:rsidP="00102144">
      <w:pPr>
        <w:pStyle w:val="Caption"/>
        <w:keepNext/>
      </w:pPr>
      <w:r>
        <w:t xml:space="preserve">Table </w:t>
      </w:r>
      <w:r>
        <w:fldChar w:fldCharType="begin"/>
      </w:r>
      <w:r>
        <w:instrText xml:space="preserve"> SEQ Table \* ARABIC </w:instrText>
      </w:r>
      <w:r>
        <w:fldChar w:fldCharType="separate"/>
      </w:r>
      <w:r w:rsidR="003962C7">
        <w:rPr>
          <w:noProof/>
        </w:rPr>
        <w:t>4</w:t>
      </w:r>
      <w:r>
        <w:fldChar w:fldCharType="end"/>
      </w:r>
      <w:r>
        <w:t xml:space="preserve"> </w:t>
      </w:r>
      <w:r w:rsidRPr="00EB0341">
        <w:t>EPC Rating Distribution — breakdown of London</w:t>
      </w:r>
      <w:r w:rsidR="00EA4F5A">
        <w:t>’</w:t>
      </w:r>
      <w:r w:rsidRPr="00EB0341">
        <w:t>s Edwardian terraced stock by EPC band</w:t>
      </w:r>
    </w:p>
    <w:tbl>
      <w:tblPr>
        <w:tblStyle w:val="TableStyle"/>
        <w:tblW w:w="0" w:type="auto"/>
        <w:tblLook w:val="04A0" w:firstRow="1" w:lastRow="0" w:firstColumn="1" w:lastColumn="0" w:noHBand="0" w:noVBand="1"/>
      </w:tblPr>
      <w:tblGrid>
        <w:gridCol w:w="667"/>
        <w:gridCol w:w="1152"/>
        <w:gridCol w:w="1010"/>
        <w:gridCol w:w="3532"/>
        <w:gridCol w:w="222"/>
      </w:tblGrid>
      <w:tr w:rsidR="00AD2F25" w14:paraId="1006FA04" w14:textId="77777777" w:rsidTr="00AD2F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DD8202" w14:textId="244A79BB" w:rsidR="00AD2F25" w:rsidRPr="00F11A47" w:rsidRDefault="00AD2F25" w:rsidP="00AD2F25">
            <w:pPr>
              <w:jc w:val="left"/>
              <w:rPr>
                <w:sz w:val="18"/>
                <w:szCs w:val="20"/>
              </w:rPr>
            </w:pPr>
            <w:commentRangeStart w:id="126"/>
            <w:r w:rsidRPr="00F11A47">
              <w:rPr>
                <w:sz w:val="18"/>
                <w:szCs w:val="20"/>
              </w:rPr>
              <w:t>Band</w:t>
            </w:r>
          </w:p>
        </w:tc>
        <w:tc>
          <w:tcPr>
            <w:tcW w:w="0" w:type="auto"/>
          </w:tcPr>
          <w:p w14:paraId="5ED154BA" w14:textId="582CCE07" w:rsidR="00AD2F25" w:rsidRPr="00F11A47" w:rsidRDefault="00AD2F25" w:rsidP="00AD2F25">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Proportion</w:t>
            </w:r>
          </w:p>
        </w:tc>
        <w:tc>
          <w:tcPr>
            <w:tcW w:w="0" w:type="auto"/>
          </w:tcPr>
          <w:p w14:paraId="1FAC40C9" w14:textId="49E8CD3E" w:rsidR="00AD2F25" w:rsidRPr="00F11A47" w:rsidRDefault="00AD2F25" w:rsidP="00AD2F25">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Count</w:t>
            </w:r>
          </w:p>
        </w:tc>
        <w:tc>
          <w:tcPr>
            <w:tcW w:w="0" w:type="auto"/>
          </w:tcPr>
          <w:p w14:paraId="2E3E1100" w14:textId="0316902E" w:rsidR="00AD2F25" w:rsidRPr="00F11A47" w:rsidRDefault="00AD2F25" w:rsidP="00AD2F25">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Distribution</w:t>
            </w:r>
          </w:p>
        </w:tc>
        <w:tc>
          <w:tcPr>
            <w:tcW w:w="0" w:type="auto"/>
          </w:tcPr>
          <w:p w14:paraId="23DDD37C" w14:textId="17A1F26A" w:rsidR="00AD2F25" w:rsidRDefault="00AD2F25" w:rsidP="00AD2F25">
            <w:pPr>
              <w:cnfStyle w:val="100000000000" w:firstRow="1" w:lastRow="0" w:firstColumn="0" w:lastColumn="0" w:oddVBand="0" w:evenVBand="0" w:oddHBand="0" w:evenHBand="0" w:firstRowFirstColumn="0" w:firstRowLastColumn="0" w:lastRowFirstColumn="0" w:lastRowLastColumn="0"/>
            </w:pPr>
          </w:p>
        </w:tc>
      </w:tr>
      <w:tr w:rsidR="00AD2F25" w14:paraId="0F12E0D8" w14:textId="77777777" w:rsidTr="00AD2F25">
        <w:tc>
          <w:tcPr>
            <w:cnfStyle w:val="001000000000" w:firstRow="0" w:lastRow="0" w:firstColumn="1" w:lastColumn="0" w:oddVBand="0" w:evenVBand="0" w:oddHBand="0" w:evenHBand="0" w:firstRowFirstColumn="0" w:firstRowLastColumn="0" w:lastRowFirstColumn="0" w:lastRowLastColumn="0"/>
            <w:tcW w:w="0" w:type="auto"/>
          </w:tcPr>
          <w:p w14:paraId="0C750965" w14:textId="62487AC9" w:rsidR="00AD2F25" w:rsidRPr="00F11A47" w:rsidRDefault="00AD2F25" w:rsidP="00AD2F25">
            <w:pPr>
              <w:jc w:val="left"/>
              <w:rPr>
                <w:sz w:val="18"/>
                <w:szCs w:val="20"/>
              </w:rPr>
            </w:pPr>
            <w:r w:rsidRPr="00F11A47">
              <w:rPr>
                <w:sz w:val="18"/>
                <w:szCs w:val="20"/>
              </w:rPr>
              <w:t>A/B</w:t>
            </w:r>
          </w:p>
        </w:tc>
        <w:tc>
          <w:tcPr>
            <w:tcW w:w="0" w:type="auto"/>
          </w:tcPr>
          <w:p w14:paraId="00F62CDB" w14:textId="119B5354" w:rsidR="00AD2F25" w:rsidRPr="00F11A47" w:rsidRDefault="00AD2F25" w:rsidP="00AD2F25">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3.7%</w:t>
            </w:r>
          </w:p>
        </w:tc>
        <w:tc>
          <w:tcPr>
            <w:tcW w:w="0" w:type="auto"/>
          </w:tcPr>
          <w:p w14:paraId="7F2373C5" w14:textId="0ED87CFC" w:rsidR="00AD2F25" w:rsidRPr="00F11A47" w:rsidRDefault="00AD2F25" w:rsidP="00AD2F25">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~26,000</w:t>
            </w:r>
          </w:p>
        </w:tc>
        <w:tc>
          <w:tcPr>
            <w:tcW w:w="0" w:type="auto"/>
          </w:tcPr>
          <w:p w14:paraId="0E1D3ED6" w14:textId="223F7D41" w:rsidR="00AD2F25" w:rsidRPr="00F11A47" w:rsidRDefault="00AD2F25" w:rsidP="00AD2F25">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rFonts w:ascii="Arial" w:hAnsi="Arial" w:cs="Arial"/>
                <w:sz w:val="18"/>
                <w:szCs w:val="20"/>
              </w:rPr>
              <w:t>██</w:t>
            </w:r>
          </w:p>
        </w:tc>
        <w:tc>
          <w:tcPr>
            <w:tcW w:w="0" w:type="auto"/>
          </w:tcPr>
          <w:p w14:paraId="130056E9" w14:textId="77777777" w:rsidR="00AD2F25" w:rsidRDefault="00AD2F25" w:rsidP="00AD2F25">
            <w:pPr>
              <w:cnfStyle w:val="000000000000" w:firstRow="0" w:lastRow="0" w:firstColumn="0" w:lastColumn="0" w:oddVBand="0" w:evenVBand="0" w:oddHBand="0" w:evenHBand="0" w:firstRowFirstColumn="0" w:firstRowLastColumn="0" w:lastRowFirstColumn="0" w:lastRowLastColumn="0"/>
            </w:pPr>
          </w:p>
        </w:tc>
      </w:tr>
      <w:tr w:rsidR="00AD2F25" w14:paraId="440586FE" w14:textId="77777777" w:rsidTr="00AD2F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5BE7EF" w14:textId="2318A97F" w:rsidR="00AD2F25" w:rsidRPr="00F11A47" w:rsidRDefault="00AD2F25" w:rsidP="00AD2F25">
            <w:pPr>
              <w:jc w:val="left"/>
              <w:rPr>
                <w:sz w:val="18"/>
                <w:szCs w:val="20"/>
              </w:rPr>
            </w:pPr>
            <w:r w:rsidRPr="00F11A47">
              <w:rPr>
                <w:sz w:val="18"/>
                <w:szCs w:val="20"/>
              </w:rPr>
              <w:t>C</w:t>
            </w:r>
          </w:p>
        </w:tc>
        <w:tc>
          <w:tcPr>
            <w:tcW w:w="0" w:type="auto"/>
          </w:tcPr>
          <w:p w14:paraId="27DDC3D2" w14:textId="042B4435" w:rsidR="00AD2F25" w:rsidRPr="00F11A47" w:rsidRDefault="00AD2F25" w:rsidP="00AD2F25">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28.4%</w:t>
            </w:r>
          </w:p>
        </w:tc>
        <w:tc>
          <w:tcPr>
            <w:tcW w:w="0" w:type="auto"/>
          </w:tcPr>
          <w:p w14:paraId="01AE1CD8" w14:textId="0AE45B48" w:rsidR="00AD2F25" w:rsidRPr="00F11A47" w:rsidRDefault="00AD2F25" w:rsidP="00AD2F25">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~200,000</w:t>
            </w:r>
          </w:p>
        </w:tc>
        <w:tc>
          <w:tcPr>
            <w:tcW w:w="0" w:type="auto"/>
          </w:tcPr>
          <w:p w14:paraId="0F953DDF" w14:textId="758E8B35" w:rsidR="00AD2F25" w:rsidRPr="00F11A47" w:rsidRDefault="00AD2F25" w:rsidP="00AD2F25">
            <w:pPr>
              <w:jc w:val="left"/>
              <w:cnfStyle w:val="000000010000" w:firstRow="0" w:lastRow="0" w:firstColumn="0" w:lastColumn="0" w:oddVBand="0" w:evenVBand="0" w:oddHBand="0" w:evenHBand="1" w:firstRowFirstColumn="0" w:firstRowLastColumn="0" w:lastRowFirstColumn="0" w:lastRowLastColumn="0"/>
              <w:rPr>
                <w:rFonts w:ascii="Arial" w:hAnsi="Arial" w:cs="Arial"/>
                <w:sz w:val="18"/>
                <w:szCs w:val="20"/>
              </w:rPr>
            </w:pPr>
            <w:r w:rsidRPr="00F11A47">
              <w:rPr>
                <w:rFonts w:ascii="Arial" w:hAnsi="Arial" w:cs="Arial"/>
                <w:sz w:val="18"/>
                <w:szCs w:val="20"/>
              </w:rPr>
              <w:t>██████████████</w:t>
            </w:r>
          </w:p>
        </w:tc>
        <w:tc>
          <w:tcPr>
            <w:tcW w:w="0" w:type="auto"/>
          </w:tcPr>
          <w:p w14:paraId="6B735EB7" w14:textId="77777777" w:rsidR="00AD2F25" w:rsidRDefault="00AD2F25" w:rsidP="00AD2F25">
            <w:pPr>
              <w:cnfStyle w:val="000000010000" w:firstRow="0" w:lastRow="0" w:firstColumn="0" w:lastColumn="0" w:oddVBand="0" w:evenVBand="0" w:oddHBand="0" w:evenHBand="1" w:firstRowFirstColumn="0" w:firstRowLastColumn="0" w:lastRowFirstColumn="0" w:lastRowLastColumn="0"/>
            </w:pPr>
          </w:p>
        </w:tc>
      </w:tr>
      <w:tr w:rsidR="00AD2F25" w14:paraId="0BD2A2F6" w14:textId="77777777" w:rsidTr="00AD2F25">
        <w:tc>
          <w:tcPr>
            <w:cnfStyle w:val="001000000000" w:firstRow="0" w:lastRow="0" w:firstColumn="1" w:lastColumn="0" w:oddVBand="0" w:evenVBand="0" w:oddHBand="0" w:evenHBand="0" w:firstRowFirstColumn="0" w:firstRowLastColumn="0" w:lastRowFirstColumn="0" w:lastRowLastColumn="0"/>
            <w:tcW w:w="0" w:type="auto"/>
          </w:tcPr>
          <w:p w14:paraId="088F48C8" w14:textId="2AC268F9" w:rsidR="00AD2F25" w:rsidRPr="00F11A47" w:rsidRDefault="00AD2F25" w:rsidP="00AD2F25">
            <w:pPr>
              <w:jc w:val="left"/>
              <w:rPr>
                <w:sz w:val="18"/>
                <w:szCs w:val="20"/>
              </w:rPr>
            </w:pPr>
            <w:r w:rsidRPr="00F11A47">
              <w:rPr>
                <w:sz w:val="18"/>
                <w:szCs w:val="20"/>
              </w:rPr>
              <w:t>D</w:t>
            </w:r>
          </w:p>
        </w:tc>
        <w:tc>
          <w:tcPr>
            <w:tcW w:w="0" w:type="auto"/>
          </w:tcPr>
          <w:p w14:paraId="7BE7D94C" w14:textId="7F41D55F" w:rsidR="00AD2F25" w:rsidRPr="00F11A47" w:rsidRDefault="00AD2F25" w:rsidP="00AD2F25">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52.5%</w:t>
            </w:r>
          </w:p>
        </w:tc>
        <w:tc>
          <w:tcPr>
            <w:tcW w:w="0" w:type="auto"/>
          </w:tcPr>
          <w:p w14:paraId="0888451B" w14:textId="1BA39134" w:rsidR="00AD2F25" w:rsidRPr="00F11A47" w:rsidRDefault="00AD2F25" w:rsidP="00AD2F25">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~370,000</w:t>
            </w:r>
          </w:p>
        </w:tc>
        <w:tc>
          <w:tcPr>
            <w:tcW w:w="0" w:type="auto"/>
          </w:tcPr>
          <w:p w14:paraId="6ECFC019" w14:textId="6D063CBF" w:rsidR="00AD2F25" w:rsidRPr="00F11A47" w:rsidRDefault="00AD2F25" w:rsidP="00AD2F25">
            <w:pPr>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20"/>
              </w:rPr>
            </w:pPr>
            <w:r w:rsidRPr="00F11A47">
              <w:rPr>
                <w:rFonts w:ascii="Arial" w:hAnsi="Arial" w:cs="Arial"/>
                <w:sz w:val="18"/>
                <w:szCs w:val="20"/>
              </w:rPr>
              <w:t>██████████████████████████</w:t>
            </w:r>
          </w:p>
        </w:tc>
        <w:tc>
          <w:tcPr>
            <w:tcW w:w="0" w:type="auto"/>
          </w:tcPr>
          <w:p w14:paraId="33096E20" w14:textId="77777777" w:rsidR="00AD2F25" w:rsidRDefault="00AD2F25" w:rsidP="00AD2F25">
            <w:pPr>
              <w:cnfStyle w:val="000000000000" w:firstRow="0" w:lastRow="0" w:firstColumn="0" w:lastColumn="0" w:oddVBand="0" w:evenVBand="0" w:oddHBand="0" w:evenHBand="0" w:firstRowFirstColumn="0" w:firstRowLastColumn="0" w:lastRowFirstColumn="0" w:lastRowLastColumn="0"/>
            </w:pPr>
          </w:p>
        </w:tc>
      </w:tr>
      <w:tr w:rsidR="00AD2F25" w14:paraId="3762106E" w14:textId="77777777" w:rsidTr="00AD2F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9256DE" w14:textId="481D2F3E" w:rsidR="00AD2F25" w:rsidRPr="00F11A47" w:rsidRDefault="00AD2F25" w:rsidP="00AD2F25">
            <w:pPr>
              <w:jc w:val="left"/>
              <w:rPr>
                <w:sz w:val="18"/>
                <w:szCs w:val="20"/>
              </w:rPr>
            </w:pPr>
            <w:r w:rsidRPr="00F11A47">
              <w:rPr>
                <w:sz w:val="18"/>
                <w:szCs w:val="20"/>
              </w:rPr>
              <w:t>E</w:t>
            </w:r>
          </w:p>
        </w:tc>
        <w:tc>
          <w:tcPr>
            <w:tcW w:w="0" w:type="auto"/>
          </w:tcPr>
          <w:p w14:paraId="751B63FA" w14:textId="22AA2ADA" w:rsidR="00AD2F25" w:rsidRPr="00F11A47" w:rsidRDefault="00AD2F25" w:rsidP="00AD2F25">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13.5%</w:t>
            </w:r>
          </w:p>
        </w:tc>
        <w:tc>
          <w:tcPr>
            <w:tcW w:w="0" w:type="auto"/>
          </w:tcPr>
          <w:p w14:paraId="36D76C26" w14:textId="753AB20D" w:rsidR="00AD2F25" w:rsidRPr="00F11A47" w:rsidRDefault="00AD2F25" w:rsidP="00AD2F25">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~95,000</w:t>
            </w:r>
          </w:p>
        </w:tc>
        <w:tc>
          <w:tcPr>
            <w:tcW w:w="0" w:type="auto"/>
          </w:tcPr>
          <w:p w14:paraId="015CD13D" w14:textId="67CD9A27" w:rsidR="00AD2F25" w:rsidRPr="00F11A47" w:rsidRDefault="00AD2F25" w:rsidP="00AD2F25">
            <w:pPr>
              <w:jc w:val="left"/>
              <w:cnfStyle w:val="000000010000" w:firstRow="0" w:lastRow="0" w:firstColumn="0" w:lastColumn="0" w:oddVBand="0" w:evenVBand="0" w:oddHBand="0" w:evenHBand="1" w:firstRowFirstColumn="0" w:firstRowLastColumn="0" w:lastRowFirstColumn="0" w:lastRowLastColumn="0"/>
              <w:rPr>
                <w:rFonts w:ascii="Arial" w:hAnsi="Arial" w:cs="Arial"/>
                <w:sz w:val="18"/>
                <w:szCs w:val="20"/>
              </w:rPr>
            </w:pPr>
            <w:r w:rsidRPr="00F11A47">
              <w:rPr>
                <w:rFonts w:ascii="Arial" w:hAnsi="Arial" w:cs="Arial"/>
                <w:sz w:val="18"/>
                <w:szCs w:val="20"/>
              </w:rPr>
              <w:t>███████</w:t>
            </w:r>
          </w:p>
        </w:tc>
        <w:tc>
          <w:tcPr>
            <w:tcW w:w="0" w:type="auto"/>
          </w:tcPr>
          <w:p w14:paraId="60D3C60F" w14:textId="77777777" w:rsidR="00AD2F25" w:rsidRDefault="00AD2F25" w:rsidP="00AD2F25">
            <w:pPr>
              <w:cnfStyle w:val="000000010000" w:firstRow="0" w:lastRow="0" w:firstColumn="0" w:lastColumn="0" w:oddVBand="0" w:evenVBand="0" w:oddHBand="0" w:evenHBand="1" w:firstRowFirstColumn="0" w:firstRowLastColumn="0" w:lastRowFirstColumn="0" w:lastRowLastColumn="0"/>
            </w:pPr>
          </w:p>
        </w:tc>
      </w:tr>
      <w:tr w:rsidR="00AD2F25" w14:paraId="1E9A3CC9" w14:textId="77777777" w:rsidTr="00AD2F25">
        <w:tc>
          <w:tcPr>
            <w:cnfStyle w:val="001000000000" w:firstRow="0" w:lastRow="0" w:firstColumn="1" w:lastColumn="0" w:oddVBand="0" w:evenVBand="0" w:oddHBand="0" w:evenHBand="0" w:firstRowFirstColumn="0" w:firstRowLastColumn="0" w:lastRowFirstColumn="0" w:lastRowLastColumn="0"/>
            <w:tcW w:w="0" w:type="auto"/>
          </w:tcPr>
          <w:p w14:paraId="0855AB91" w14:textId="1E1ABD38" w:rsidR="00AD2F25" w:rsidRPr="00F11A47" w:rsidRDefault="00AD2F25" w:rsidP="00AD2F25">
            <w:pPr>
              <w:jc w:val="left"/>
              <w:rPr>
                <w:sz w:val="18"/>
                <w:szCs w:val="20"/>
              </w:rPr>
            </w:pPr>
            <w:r w:rsidRPr="00F11A47">
              <w:rPr>
                <w:sz w:val="18"/>
                <w:szCs w:val="20"/>
              </w:rPr>
              <w:t>F/G</w:t>
            </w:r>
          </w:p>
        </w:tc>
        <w:tc>
          <w:tcPr>
            <w:tcW w:w="0" w:type="auto"/>
          </w:tcPr>
          <w:p w14:paraId="59A391DF" w14:textId="02D9CACA" w:rsidR="00AD2F25" w:rsidRPr="00F11A47" w:rsidRDefault="00AD2F25" w:rsidP="00AD2F25">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1.9%</w:t>
            </w:r>
          </w:p>
        </w:tc>
        <w:tc>
          <w:tcPr>
            <w:tcW w:w="0" w:type="auto"/>
          </w:tcPr>
          <w:p w14:paraId="731FFAB1" w14:textId="784558C2" w:rsidR="00AD2F25" w:rsidRPr="00F11A47" w:rsidRDefault="00AD2F25" w:rsidP="00AD2F25">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~13,000</w:t>
            </w:r>
          </w:p>
        </w:tc>
        <w:tc>
          <w:tcPr>
            <w:tcW w:w="0" w:type="auto"/>
          </w:tcPr>
          <w:p w14:paraId="2CE13A9C" w14:textId="176AFF38" w:rsidR="00AD2F25" w:rsidRPr="00F11A47" w:rsidRDefault="00AD2F25" w:rsidP="00AD2F25">
            <w:pPr>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20"/>
              </w:rPr>
            </w:pPr>
            <w:r w:rsidRPr="00F11A47">
              <w:rPr>
                <w:rFonts w:ascii="Arial" w:hAnsi="Arial" w:cs="Arial"/>
                <w:sz w:val="18"/>
                <w:szCs w:val="20"/>
              </w:rPr>
              <w:t>█</w:t>
            </w:r>
            <w:commentRangeEnd w:id="126"/>
            <w:r w:rsidR="0083361A">
              <w:rPr>
                <w:rStyle w:val="CommentReference"/>
                <w:kern w:val="0"/>
                <w14:ligatures w14:val="none"/>
              </w:rPr>
              <w:commentReference w:id="126"/>
            </w:r>
          </w:p>
        </w:tc>
        <w:tc>
          <w:tcPr>
            <w:tcW w:w="0" w:type="auto"/>
          </w:tcPr>
          <w:p w14:paraId="57923223" w14:textId="77777777" w:rsidR="00AD2F25" w:rsidRDefault="00AD2F25" w:rsidP="00AD2F25">
            <w:pPr>
              <w:cnfStyle w:val="000000000000" w:firstRow="0" w:lastRow="0" w:firstColumn="0" w:lastColumn="0" w:oddVBand="0" w:evenVBand="0" w:oddHBand="0" w:evenHBand="0" w:firstRowFirstColumn="0" w:firstRowLastColumn="0" w:lastRowFirstColumn="0" w:lastRowLastColumn="0"/>
            </w:pPr>
          </w:p>
        </w:tc>
      </w:tr>
    </w:tbl>
    <w:p w14:paraId="5852E1C7" w14:textId="77777777" w:rsidR="00D065C3" w:rsidRDefault="00D065C3" w:rsidP="00C35902">
      <w:r>
        <w:t>This indicates a long tail of performance issues in older stock, with over half of properties in Band D and only a small fraction achieving A or B ratings.</w:t>
      </w:r>
    </w:p>
    <w:p w14:paraId="7EAC6EC0" w14:textId="77777777" w:rsidR="00D065C3" w:rsidRDefault="00D065C3" w:rsidP="00D065C3">
      <w:pPr>
        <w:pStyle w:val="Heading2"/>
      </w:pPr>
      <w:bookmarkStart w:id="127" w:name="_Toc216299520"/>
      <w:bookmarkStart w:id="128" w:name="_Toc216199722"/>
      <w:bookmarkStart w:id="129" w:name="_Toc216342796"/>
      <w:bookmarkStart w:id="130" w:name="_Toc216860023"/>
      <w:r>
        <w:t>Building Fabric Characteristics</w:t>
      </w:r>
      <w:bookmarkEnd w:id="127"/>
      <w:bookmarkEnd w:id="128"/>
      <w:bookmarkEnd w:id="129"/>
      <w:bookmarkEnd w:id="130"/>
    </w:p>
    <w:p w14:paraId="6CA144B2" w14:textId="77777777" w:rsidR="006444B8" w:rsidRDefault="006444B8" w:rsidP="00C35902">
      <w:r>
        <w:t>The EPC dataset provides detailed information on building fabric characteristics. The following subsections summarise the key fabric attributes across the 704,483 properties analysed, revealing both the scale of retrofit need and the specific measures required to improve thermal performance.</w:t>
      </w:r>
    </w:p>
    <w:p w14:paraId="3821A553" w14:textId="77777777" w:rsidR="00D065C3" w:rsidRDefault="00D065C3" w:rsidP="00D065C3">
      <w:pPr>
        <w:pStyle w:val="Heading3"/>
      </w:pPr>
      <w:bookmarkStart w:id="131" w:name="_Toc216299521"/>
      <w:bookmarkStart w:id="132" w:name="_Toc216199723"/>
      <w:bookmarkStart w:id="133" w:name="_Toc216342797"/>
      <w:bookmarkStart w:id="134" w:name="_Toc216860024"/>
      <w:r>
        <w:t>Walls</w:t>
      </w:r>
      <w:bookmarkEnd w:id="131"/>
      <w:bookmarkEnd w:id="132"/>
      <w:bookmarkEnd w:id="133"/>
      <w:bookmarkEnd w:id="134"/>
    </w:p>
    <w:p w14:paraId="7DD03871" w14:textId="77777777" w:rsidR="00D065C3" w:rsidRDefault="00D065C3" w:rsidP="00C60029">
      <w:pPr>
        <w:pStyle w:val="ListParagraph"/>
        <w:numPr>
          <w:ilvl w:val="0"/>
          <w:numId w:val="6"/>
        </w:numPr>
      </w:pPr>
      <w:r>
        <w:t>Approximately 66% solid brick construction</w:t>
      </w:r>
    </w:p>
    <w:p w14:paraId="38123858" w14:textId="77777777" w:rsidR="00D065C3" w:rsidRDefault="00D065C3" w:rsidP="00C60029">
      <w:pPr>
        <w:pStyle w:val="ListParagraph"/>
        <w:numPr>
          <w:ilvl w:val="0"/>
          <w:numId w:val="6"/>
        </w:numPr>
      </w:pPr>
      <w:r>
        <w:lastRenderedPageBreak/>
        <w:t>Approximately 34% have any wall insulation</w:t>
      </w:r>
    </w:p>
    <w:p w14:paraId="2E085406" w14:textId="77777777" w:rsidR="00D065C3" w:rsidRDefault="00D065C3" w:rsidP="00C60029">
      <w:pPr>
        <w:pStyle w:val="ListParagraph"/>
        <w:numPr>
          <w:ilvl w:val="0"/>
          <w:numId w:val="6"/>
        </w:numPr>
      </w:pPr>
      <w:r>
        <w:t>Solid-wall insulation remains the largest gap</w:t>
      </w:r>
    </w:p>
    <w:p w14:paraId="108C2BAC" w14:textId="77777777" w:rsidR="00D065C3" w:rsidRDefault="00D065C3" w:rsidP="00D065C3">
      <w:pPr>
        <w:pStyle w:val="Heading3"/>
      </w:pPr>
      <w:bookmarkStart w:id="135" w:name="_Toc216299522"/>
      <w:bookmarkStart w:id="136" w:name="_Toc216199724"/>
      <w:bookmarkStart w:id="137" w:name="_Toc216342798"/>
      <w:bookmarkStart w:id="138" w:name="_Toc216860025"/>
      <w:r>
        <w:t>Lofts</w:t>
      </w:r>
      <w:bookmarkEnd w:id="135"/>
      <w:bookmarkEnd w:id="136"/>
      <w:bookmarkEnd w:id="137"/>
      <w:bookmarkEnd w:id="138"/>
    </w:p>
    <w:p w14:paraId="6C740F84" w14:textId="77777777" w:rsidR="00D065C3" w:rsidRDefault="00D065C3" w:rsidP="00C60029">
      <w:pPr>
        <w:pStyle w:val="ListParagraph"/>
        <w:numPr>
          <w:ilvl w:val="0"/>
          <w:numId w:val="6"/>
        </w:numPr>
      </w:pPr>
      <w:r>
        <w:t>Approximately 64% need further insulation</w:t>
      </w:r>
    </w:p>
    <w:p w14:paraId="3B843756" w14:textId="77777777" w:rsidR="00D065C3" w:rsidRDefault="00D065C3" w:rsidP="00C60029">
      <w:pPr>
        <w:pStyle w:val="ListParagraph"/>
        <w:numPr>
          <w:ilvl w:val="0"/>
          <w:numId w:val="6"/>
        </w:numPr>
      </w:pPr>
      <w:r>
        <w:t>Only approximately 8% have full loft insulation (≥270 mm)</w:t>
      </w:r>
    </w:p>
    <w:p w14:paraId="5A4BA5CC" w14:textId="77777777" w:rsidR="00D065C3" w:rsidRDefault="00D065C3" w:rsidP="00C60029">
      <w:pPr>
        <w:pStyle w:val="ListParagraph"/>
        <w:numPr>
          <w:ilvl w:val="0"/>
          <w:numId w:val="6"/>
        </w:numPr>
      </w:pPr>
      <w:r>
        <w:t>Median thickness around 150 mm</w:t>
      </w:r>
    </w:p>
    <w:p w14:paraId="23246EDC" w14:textId="77777777" w:rsidR="00D065C3" w:rsidRDefault="00D065C3" w:rsidP="00D065C3">
      <w:pPr>
        <w:pStyle w:val="Heading3"/>
      </w:pPr>
      <w:bookmarkStart w:id="139" w:name="_Toc216299523"/>
      <w:bookmarkStart w:id="140" w:name="_Toc216199725"/>
      <w:bookmarkStart w:id="141" w:name="_Toc216342799"/>
      <w:bookmarkStart w:id="142" w:name="_Toc216860026"/>
      <w:r>
        <w:t>Glazing</w:t>
      </w:r>
      <w:bookmarkEnd w:id="139"/>
      <w:bookmarkEnd w:id="140"/>
      <w:bookmarkEnd w:id="141"/>
      <w:bookmarkEnd w:id="142"/>
    </w:p>
    <w:p w14:paraId="47BDA90A" w14:textId="77777777" w:rsidR="00D065C3" w:rsidRDefault="00D065C3" w:rsidP="00C60029">
      <w:pPr>
        <w:pStyle w:val="ListParagraph"/>
        <w:numPr>
          <w:ilvl w:val="0"/>
          <w:numId w:val="6"/>
        </w:numPr>
      </w:pPr>
      <w:r>
        <w:t>91% double-glazed—glazing is not a major remaining barrier</w:t>
      </w:r>
    </w:p>
    <w:p w14:paraId="0308C4D0" w14:textId="3F1176C9" w:rsidR="00D065C3" w:rsidRDefault="00D065C3" w:rsidP="00D065C3">
      <w:pPr>
        <w:pStyle w:val="Heading2"/>
      </w:pPr>
      <w:bookmarkStart w:id="143" w:name="_Toc216299524"/>
      <w:bookmarkStart w:id="144" w:name="_Toc216199726"/>
      <w:bookmarkStart w:id="145" w:name="_Toc216342800"/>
      <w:bookmarkStart w:id="146" w:name="_Toc216860027"/>
      <w:r>
        <w:t>Heating Systems and Controls</w:t>
      </w:r>
      <w:bookmarkEnd w:id="143"/>
      <w:bookmarkEnd w:id="144"/>
      <w:bookmarkEnd w:id="145"/>
      <w:bookmarkEnd w:id="146"/>
    </w:p>
    <w:p w14:paraId="2042D240" w14:textId="51EBF56A" w:rsidR="002B5937" w:rsidRDefault="002B5937" w:rsidP="002B5937">
      <w:pPr>
        <w:pStyle w:val="Caption"/>
        <w:keepNext/>
      </w:pPr>
      <w:r>
        <w:t xml:space="preserve">Table </w:t>
      </w:r>
      <w:r>
        <w:fldChar w:fldCharType="begin"/>
      </w:r>
      <w:r>
        <w:instrText xml:space="preserve"> SEQ Table \* ARABIC </w:instrText>
      </w:r>
      <w:r>
        <w:fldChar w:fldCharType="separate"/>
      </w:r>
      <w:r w:rsidR="003962C7">
        <w:rPr>
          <w:noProof/>
        </w:rPr>
        <w:t>5</w:t>
      </w:r>
      <w:r>
        <w:fldChar w:fldCharType="end"/>
      </w:r>
      <w:r>
        <w:t xml:space="preserve"> </w:t>
      </w:r>
      <w:r w:rsidRPr="003F6407">
        <w:t>Heating System Distribution — breakdown of primary heating systems in London</w:t>
      </w:r>
      <w:r w:rsidR="00EA4F5A">
        <w:t>’</w:t>
      </w:r>
      <w:r w:rsidRPr="003F6407">
        <w:t>s Edwardian terraced stock</w:t>
      </w:r>
    </w:p>
    <w:tbl>
      <w:tblPr>
        <w:tblStyle w:val="TableStyle"/>
        <w:tblW w:w="0" w:type="auto"/>
        <w:tblLook w:val="04A0" w:firstRow="1" w:lastRow="0" w:firstColumn="1" w:lastColumn="0" w:noHBand="0" w:noVBand="1"/>
      </w:tblPr>
      <w:tblGrid>
        <w:gridCol w:w="1598"/>
        <w:gridCol w:w="1152"/>
        <w:gridCol w:w="1010"/>
        <w:gridCol w:w="222"/>
      </w:tblGrid>
      <w:tr w:rsidR="00F11A47" w:rsidRPr="00F11A47" w14:paraId="01A8BB11" w14:textId="77777777" w:rsidTr="00F11A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652514" w14:textId="287C1E4D" w:rsidR="00F11A47" w:rsidRPr="00F11A47" w:rsidRDefault="00F11A47" w:rsidP="00F11A47">
            <w:pPr>
              <w:jc w:val="left"/>
              <w:rPr>
                <w:sz w:val="18"/>
                <w:szCs w:val="20"/>
              </w:rPr>
            </w:pPr>
            <w:r w:rsidRPr="00F11A47">
              <w:rPr>
                <w:sz w:val="18"/>
                <w:szCs w:val="20"/>
              </w:rPr>
              <w:t>System Type</w:t>
            </w:r>
          </w:p>
        </w:tc>
        <w:tc>
          <w:tcPr>
            <w:tcW w:w="0" w:type="auto"/>
          </w:tcPr>
          <w:p w14:paraId="0D4C6409" w14:textId="3CA343F8" w:rsidR="00F11A47" w:rsidRPr="00F11A47" w:rsidRDefault="00F11A47" w:rsidP="00F11A47">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Proportion</w:t>
            </w:r>
          </w:p>
        </w:tc>
        <w:tc>
          <w:tcPr>
            <w:tcW w:w="0" w:type="auto"/>
          </w:tcPr>
          <w:p w14:paraId="46A652BC" w14:textId="5E734C52" w:rsidR="00F11A47" w:rsidRPr="00F11A47" w:rsidRDefault="00F11A47" w:rsidP="00F11A47">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Count</w:t>
            </w:r>
          </w:p>
        </w:tc>
        <w:tc>
          <w:tcPr>
            <w:tcW w:w="0" w:type="auto"/>
          </w:tcPr>
          <w:p w14:paraId="6B1E3A20" w14:textId="179BE321" w:rsidR="00F11A47" w:rsidRPr="00F11A47" w:rsidRDefault="00F11A47" w:rsidP="00F11A47">
            <w:pPr>
              <w:jc w:val="left"/>
              <w:cnfStyle w:val="100000000000" w:firstRow="1" w:lastRow="0" w:firstColumn="0" w:lastColumn="0" w:oddVBand="0" w:evenVBand="0" w:oddHBand="0" w:evenHBand="0" w:firstRowFirstColumn="0" w:firstRowLastColumn="0" w:lastRowFirstColumn="0" w:lastRowLastColumn="0"/>
              <w:rPr>
                <w:sz w:val="18"/>
                <w:szCs w:val="20"/>
              </w:rPr>
            </w:pPr>
          </w:p>
        </w:tc>
      </w:tr>
      <w:tr w:rsidR="00F11A47" w:rsidRPr="00F11A47" w14:paraId="4C87E2AB" w14:textId="77777777" w:rsidTr="00F11A47">
        <w:tc>
          <w:tcPr>
            <w:cnfStyle w:val="001000000000" w:firstRow="0" w:lastRow="0" w:firstColumn="1" w:lastColumn="0" w:oddVBand="0" w:evenVBand="0" w:oddHBand="0" w:evenHBand="0" w:firstRowFirstColumn="0" w:firstRowLastColumn="0" w:lastRowFirstColumn="0" w:lastRowLastColumn="0"/>
            <w:tcW w:w="0" w:type="auto"/>
          </w:tcPr>
          <w:p w14:paraId="5C7BB182" w14:textId="140FA7AB" w:rsidR="00F11A47" w:rsidRPr="00F11A47" w:rsidRDefault="00F11A47" w:rsidP="00F11A47">
            <w:pPr>
              <w:jc w:val="left"/>
              <w:rPr>
                <w:sz w:val="18"/>
                <w:szCs w:val="20"/>
              </w:rPr>
            </w:pPr>
            <w:r w:rsidRPr="00F11A47">
              <w:rPr>
                <w:sz w:val="18"/>
                <w:szCs w:val="20"/>
              </w:rPr>
              <w:t>Gas Boilers</w:t>
            </w:r>
          </w:p>
        </w:tc>
        <w:tc>
          <w:tcPr>
            <w:tcW w:w="0" w:type="auto"/>
          </w:tcPr>
          <w:p w14:paraId="1055BB78" w14:textId="37A0140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95.8%</w:t>
            </w:r>
          </w:p>
        </w:tc>
        <w:tc>
          <w:tcPr>
            <w:tcW w:w="0" w:type="auto"/>
          </w:tcPr>
          <w:p w14:paraId="4405AC02" w14:textId="132D2045"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~675,000</w:t>
            </w:r>
          </w:p>
        </w:tc>
        <w:tc>
          <w:tcPr>
            <w:tcW w:w="0" w:type="auto"/>
          </w:tcPr>
          <w:p w14:paraId="28A49228"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p>
        </w:tc>
      </w:tr>
      <w:tr w:rsidR="00F11A47" w:rsidRPr="00F11A47" w14:paraId="61264237" w14:textId="77777777" w:rsidTr="00F11A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FAE15C" w14:textId="13C72D19" w:rsidR="00F11A47" w:rsidRPr="00F11A47" w:rsidRDefault="00F11A47" w:rsidP="00F11A47">
            <w:pPr>
              <w:jc w:val="left"/>
              <w:rPr>
                <w:sz w:val="18"/>
                <w:szCs w:val="20"/>
              </w:rPr>
            </w:pPr>
            <w:r w:rsidRPr="00F11A47">
              <w:rPr>
                <w:sz w:val="18"/>
                <w:szCs w:val="20"/>
              </w:rPr>
              <w:t>Electric Heating</w:t>
            </w:r>
          </w:p>
        </w:tc>
        <w:tc>
          <w:tcPr>
            <w:tcW w:w="0" w:type="auto"/>
          </w:tcPr>
          <w:p w14:paraId="72A476F6" w14:textId="5B19C7E3"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2.9%</w:t>
            </w:r>
          </w:p>
        </w:tc>
        <w:tc>
          <w:tcPr>
            <w:tcW w:w="0" w:type="auto"/>
          </w:tcPr>
          <w:p w14:paraId="2A74B4D4" w14:textId="071624F6"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~20,000</w:t>
            </w:r>
          </w:p>
        </w:tc>
        <w:tc>
          <w:tcPr>
            <w:tcW w:w="0" w:type="auto"/>
          </w:tcPr>
          <w:p w14:paraId="5A49ED6D"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p>
        </w:tc>
      </w:tr>
      <w:tr w:rsidR="00F11A47" w:rsidRPr="00F11A47" w14:paraId="49E58C9F" w14:textId="77777777" w:rsidTr="00F11A47">
        <w:tc>
          <w:tcPr>
            <w:cnfStyle w:val="001000000000" w:firstRow="0" w:lastRow="0" w:firstColumn="1" w:lastColumn="0" w:oddVBand="0" w:evenVBand="0" w:oddHBand="0" w:evenHBand="0" w:firstRowFirstColumn="0" w:firstRowLastColumn="0" w:lastRowFirstColumn="0" w:lastRowLastColumn="0"/>
            <w:tcW w:w="0" w:type="auto"/>
          </w:tcPr>
          <w:p w14:paraId="1B54BB89" w14:textId="06507FA4" w:rsidR="00F11A47" w:rsidRPr="00F11A47" w:rsidRDefault="00F11A47" w:rsidP="00F11A47">
            <w:pPr>
              <w:jc w:val="left"/>
              <w:rPr>
                <w:sz w:val="18"/>
                <w:szCs w:val="20"/>
              </w:rPr>
            </w:pPr>
            <w:r w:rsidRPr="00F11A47">
              <w:rPr>
                <w:sz w:val="18"/>
                <w:szCs w:val="20"/>
              </w:rPr>
              <w:t>Heat Pumps</w:t>
            </w:r>
          </w:p>
        </w:tc>
        <w:tc>
          <w:tcPr>
            <w:tcW w:w="0" w:type="auto"/>
          </w:tcPr>
          <w:p w14:paraId="1CAB382F" w14:textId="593D5BD1"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0.55%</w:t>
            </w:r>
          </w:p>
        </w:tc>
        <w:tc>
          <w:tcPr>
            <w:tcW w:w="0" w:type="auto"/>
          </w:tcPr>
          <w:p w14:paraId="6F972C80" w14:textId="21F84555"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~3,900</w:t>
            </w:r>
          </w:p>
        </w:tc>
        <w:tc>
          <w:tcPr>
            <w:tcW w:w="0" w:type="auto"/>
          </w:tcPr>
          <w:p w14:paraId="15932B01"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p>
        </w:tc>
      </w:tr>
      <w:tr w:rsidR="00F11A47" w:rsidRPr="00F11A47" w14:paraId="27FF559E" w14:textId="77777777" w:rsidTr="00F11A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DD2644" w14:textId="09844E77" w:rsidR="00F11A47" w:rsidRPr="00F11A47" w:rsidRDefault="00F11A47" w:rsidP="00F11A47">
            <w:pPr>
              <w:jc w:val="left"/>
              <w:rPr>
                <w:sz w:val="18"/>
                <w:szCs w:val="20"/>
              </w:rPr>
            </w:pPr>
            <w:r w:rsidRPr="00F11A47">
              <w:rPr>
                <w:sz w:val="18"/>
                <w:szCs w:val="20"/>
              </w:rPr>
              <w:t>Other</w:t>
            </w:r>
          </w:p>
        </w:tc>
        <w:tc>
          <w:tcPr>
            <w:tcW w:w="0" w:type="auto"/>
          </w:tcPr>
          <w:p w14:paraId="2F11DB3E" w14:textId="33C2EA52"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0.75%</w:t>
            </w:r>
          </w:p>
        </w:tc>
        <w:tc>
          <w:tcPr>
            <w:tcW w:w="0" w:type="auto"/>
          </w:tcPr>
          <w:p w14:paraId="5B149983" w14:textId="57A42361"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~5,300</w:t>
            </w:r>
          </w:p>
        </w:tc>
        <w:tc>
          <w:tcPr>
            <w:tcW w:w="0" w:type="auto"/>
          </w:tcPr>
          <w:p w14:paraId="40521513"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p>
        </w:tc>
      </w:tr>
    </w:tbl>
    <w:p w14:paraId="4CDE18C5" w14:textId="77777777" w:rsidR="00F11A47" w:rsidRPr="00F11A47" w:rsidRDefault="00F11A47" w:rsidP="00F11A47"/>
    <w:p w14:paraId="44A743AD" w14:textId="77777777" w:rsidR="00D065C3" w:rsidRDefault="00D065C3" w:rsidP="00C35902">
      <w:r w:rsidRPr="00ED02A4">
        <w:rPr>
          <w:b/>
        </w:rPr>
        <w:t xml:space="preserve">Controls: </w:t>
      </w:r>
      <w:r>
        <w:t>Approximately 85% have thermostats, approximately 90% have programmers, approximately 68% have TRVs, but fewer than 1% have smart controls.</w:t>
      </w:r>
    </w:p>
    <w:p w14:paraId="5FDC21CE" w14:textId="77777777" w:rsidR="00D065C3" w:rsidRDefault="00D065C3" w:rsidP="00D065C3">
      <w:pPr>
        <w:pStyle w:val="Heading2"/>
      </w:pPr>
      <w:bookmarkStart w:id="147" w:name="_Toc216299525"/>
      <w:bookmarkStart w:id="148" w:name="_Toc216199727"/>
      <w:bookmarkStart w:id="149" w:name="_Toc216342801"/>
      <w:bookmarkStart w:id="150" w:name="_Toc216860028"/>
      <w:r>
        <w:t>Baseline Thermal Performance</w:t>
      </w:r>
      <w:bookmarkEnd w:id="147"/>
      <w:bookmarkEnd w:id="148"/>
      <w:bookmarkEnd w:id="149"/>
      <w:bookmarkEnd w:id="150"/>
    </w:p>
    <w:tbl>
      <w:tblPr>
        <w:tblStyle w:val="TableStyle"/>
        <w:tblW w:w="0" w:type="auto"/>
        <w:tblLook w:val="04A0" w:firstRow="1" w:lastRow="0" w:firstColumn="1" w:lastColumn="0" w:noHBand="0" w:noVBand="1"/>
      </w:tblPr>
      <w:tblGrid>
        <w:gridCol w:w="7052"/>
      </w:tblGrid>
      <w:tr w:rsidR="00F11A47" w14:paraId="7A0F6794" w14:textId="77777777" w:rsidTr="00F11A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A00EF6" w14:textId="77777777" w:rsidR="00F11A47" w:rsidRPr="00F11A47" w:rsidRDefault="00F11A47" w:rsidP="00F11A47">
            <w:pPr>
              <w:jc w:val="left"/>
              <w:rPr>
                <w:sz w:val="18"/>
                <w:szCs w:val="20"/>
              </w:rPr>
            </w:pPr>
            <w:r w:rsidRPr="00F11A47">
              <w:rPr>
                <w:sz w:val="18"/>
                <w:szCs w:val="20"/>
              </w:rPr>
              <w:t>Baseline Performance Metrics</w:t>
            </w:r>
          </w:p>
          <w:p w14:paraId="7B6AC08A" w14:textId="77777777" w:rsidR="00F11A47" w:rsidRPr="00F11A47" w:rsidRDefault="00F11A47" w:rsidP="00F11A47">
            <w:pPr>
              <w:jc w:val="left"/>
              <w:rPr>
                <w:sz w:val="18"/>
                <w:szCs w:val="20"/>
              </w:rPr>
            </w:pPr>
            <w:r w:rsidRPr="00F11A47">
              <w:rPr>
                <w:sz w:val="18"/>
                <w:szCs w:val="20"/>
              </w:rPr>
              <w:t>Energy Demand: Mean 231 kWh/m²/</w:t>
            </w:r>
            <w:proofErr w:type="gramStart"/>
            <w:r w:rsidRPr="00F11A47">
              <w:rPr>
                <w:sz w:val="18"/>
                <w:szCs w:val="20"/>
              </w:rPr>
              <w:t>yr  |</w:t>
            </w:r>
            <w:proofErr w:type="gramEnd"/>
            <w:r w:rsidRPr="00F11A47">
              <w:rPr>
                <w:sz w:val="18"/>
                <w:szCs w:val="20"/>
              </w:rPr>
              <w:t xml:space="preserve">  Median 224 kWh/m²/yr</w:t>
            </w:r>
          </w:p>
          <w:p w14:paraId="496971C8" w14:textId="77777777" w:rsidR="00F11A47" w:rsidRPr="00F11A47" w:rsidRDefault="00F11A47" w:rsidP="00F11A47">
            <w:pPr>
              <w:jc w:val="left"/>
              <w:rPr>
                <w:sz w:val="18"/>
                <w:szCs w:val="20"/>
              </w:rPr>
            </w:pPr>
            <w:r w:rsidRPr="00F11A47">
              <w:rPr>
                <w:sz w:val="18"/>
                <w:szCs w:val="20"/>
              </w:rPr>
              <w:t>CO</w:t>
            </w:r>
            <w:r w:rsidRPr="00F11A47">
              <w:rPr>
                <w:rFonts w:ascii="Cambria Math" w:hAnsi="Cambria Math" w:cs="Cambria Math"/>
                <w:sz w:val="18"/>
                <w:szCs w:val="20"/>
              </w:rPr>
              <w:t>₂</w:t>
            </w:r>
            <w:r w:rsidRPr="00F11A47">
              <w:rPr>
                <w:sz w:val="18"/>
                <w:szCs w:val="20"/>
              </w:rPr>
              <w:t xml:space="preserve"> Emissions: approximately 40.8 </w:t>
            </w:r>
            <w:proofErr w:type="spellStart"/>
            <w:r w:rsidRPr="00F11A47">
              <w:rPr>
                <w:sz w:val="18"/>
                <w:szCs w:val="20"/>
              </w:rPr>
              <w:t>kgCO</w:t>
            </w:r>
            <w:proofErr w:type="spellEnd"/>
            <w:r w:rsidRPr="00F11A47">
              <w:rPr>
                <w:rFonts w:ascii="Cambria Math" w:hAnsi="Cambria Math" w:cs="Cambria Math"/>
                <w:sz w:val="18"/>
                <w:szCs w:val="20"/>
              </w:rPr>
              <w:t>₂</w:t>
            </w:r>
            <w:r w:rsidRPr="00F11A47">
              <w:rPr>
                <w:sz w:val="18"/>
                <w:szCs w:val="20"/>
              </w:rPr>
              <w:t>/m² (5–6 tonnes per house annually)</w:t>
            </w:r>
          </w:p>
          <w:p w14:paraId="22C85270" w14:textId="6D3EE50A" w:rsidR="00F11A47" w:rsidRPr="00F11A47" w:rsidRDefault="00F11A47" w:rsidP="00F11A47">
            <w:pPr>
              <w:jc w:val="left"/>
              <w:rPr>
                <w:sz w:val="18"/>
                <w:szCs w:val="20"/>
              </w:rPr>
            </w:pPr>
            <w:r w:rsidRPr="00F11A47">
              <w:rPr>
                <w:sz w:val="18"/>
                <w:szCs w:val="20"/>
              </w:rPr>
              <w:t>Average SAP Score: approximately 63 (mid-Band D)</w:t>
            </w:r>
          </w:p>
        </w:tc>
      </w:tr>
    </w:tbl>
    <w:p w14:paraId="7E563700" w14:textId="77777777" w:rsidR="00D065C3" w:rsidRDefault="00D065C3" w:rsidP="00D065C3">
      <w:pPr>
        <w:pStyle w:val="Heading2"/>
      </w:pPr>
      <w:bookmarkStart w:id="151" w:name="_Toc216299526"/>
      <w:bookmarkStart w:id="152" w:name="_Toc216199728"/>
      <w:bookmarkStart w:id="153" w:name="_Toc216342802"/>
      <w:bookmarkStart w:id="154" w:name="_Toc216860029"/>
      <w:r>
        <w:t>Shakespeare Crescent Case Study</w:t>
      </w:r>
      <w:bookmarkEnd w:id="151"/>
      <w:bookmarkEnd w:id="152"/>
      <w:bookmarkEnd w:id="153"/>
      <w:bookmarkEnd w:id="154"/>
    </w:p>
    <w:p w14:paraId="4C88F37C" w14:textId="6769D126" w:rsidR="00D065C3" w:rsidRDefault="006444B8" w:rsidP="00C35902">
      <w:r>
        <w:t>Shakespeare Crescent was the original focus of the Heat Street project before the pivot to city-wide EPC analysis. It remains useful as a validation check, comparing the characteristics of this specific street against the broader London dataset.</w:t>
      </w:r>
      <w:ins w:id="155" w:author="Louis Liengaard" w:date="2025-12-17T12:12:00Z">
        <w:r w:rsidR="00D14E45">
          <w:t xml:space="preserve"> </w:t>
        </w:r>
      </w:ins>
      <w:r w:rsidR="00D065C3">
        <w:t>A subset of 115 Edwardian terraces on Shakespeare Crescent reveals:</w:t>
      </w:r>
    </w:p>
    <w:p w14:paraId="3CF1B8E2" w14:textId="77777777" w:rsidR="00D065C3" w:rsidRDefault="00D065C3" w:rsidP="00C60029">
      <w:pPr>
        <w:pStyle w:val="ListParagraph"/>
        <w:numPr>
          <w:ilvl w:val="0"/>
          <w:numId w:val="6"/>
        </w:numPr>
      </w:pPr>
      <w:r>
        <w:t>Energy demand: 226.5 kWh/m² (2% below London average)</w:t>
      </w:r>
    </w:p>
    <w:p w14:paraId="204E91F7" w14:textId="77777777" w:rsidR="00D065C3" w:rsidRDefault="00D065C3" w:rsidP="00C60029">
      <w:pPr>
        <w:pStyle w:val="ListParagraph"/>
        <w:numPr>
          <w:ilvl w:val="0"/>
          <w:numId w:val="6"/>
        </w:numPr>
      </w:pPr>
      <w:r>
        <w:t>CO</w:t>
      </w:r>
      <w:r w:rsidRPr="00ED02A4">
        <w:rPr>
          <w:rFonts w:ascii="Cambria Math" w:hAnsi="Cambria Math" w:cs="Cambria Math"/>
        </w:rPr>
        <w:t>₂</w:t>
      </w:r>
      <w:r>
        <w:t>: 4.3 t/year per property</w:t>
      </w:r>
    </w:p>
    <w:p w14:paraId="01427EBC" w14:textId="77777777" w:rsidR="00D065C3" w:rsidRDefault="00D065C3" w:rsidP="00C60029">
      <w:pPr>
        <w:pStyle w:val="ListParagraph"/>
        <w:numPr>
          <w:ilvl w:val="0"/>
          <w:numId w:val="6"/>
        </w:numPr>
      </w:pPr>
      <w:r>
        <w:t>Floor area: 109 m² average</w:t>
      </w:r>
    </w:p>
    <w:p w14:paraId="6F04A924" w14:textId="77777777" w:rsidR="00D065C3" w:rsidRDefault="00D065C3" w:rsidP="00C35902">
      <w:r>
        <w:t>These metrics are within 2% of the London-wide average, validating the use of this street as a representative narrative case for the Heat Street project.</w:t>
      </w:r>
    </w:p>
    <w:p w14:paraId="20D9C8C9" w14:textId="77777777" w:rsidR="00D065C3" w:rsidRDefault="00D065C3" w:rsidP="00D065C3">
      <w:pPr>
        <w:pStyle w:val="Heading2"/>
      </w:pPr>
      <w:bookmarkStart w:id="156" w:name="_Toc216299527"/>
      <w:bookmarkStart w:id="157" w:name="_Toc216342803"/>
      <w:bookmarkStart w:id="158" w:name="_Toc216860030"/>
      <w:r>
        <w:lastRenderedPageBreak/>
        <w:t>Borough-Level Priority Analysis</w:t>
      </w:r>
      <w:bookmarkEnd w:id="156"/>
      <w:bookmarkEnd w:id="157"/>
      <w:bookmarkEnd w:id="158"/>
    </w:p>
    <w:p w14:paraId="5DF88C07" w14:textId="77777777" w:rsidR="00D065C3" w:rsidRDefault="00D065C3" w:rsidP="00C35902">
      <w:r>
        <w:t>A multi-criteria composite scoring framework was developed to prioritise boroughs for retrofit investment. The methodology combines three normalised indicators using min-max scaling: Volume score (property count), Inefficiency score (inverse of mean EPC rating), and Energy intensity score (mean kWh per square metre per year). The composite formula applies equal weighting:</w:t>
      </w:r>
    </w:p>
    <w:p w14:paraId="2320CD8C" w14:textId="77777777" w:rsidR="00D065C3" w:rsidRDefault="00D065C3" w:rsidP="00C35902">
      <w:r w:rsidRPr="00ED02A4">
        <w:t xml:space="preserve">Priority Score = (Volume + Inefficiency + Energy Intensity) </w:t>
      </w:r>
      <w:r>
        <w:rPr>
          <w:iCs/>
        </w:rPr>
        <w:t>÷</w:t>
      </w:r>
      <w:r w:rsidRPr="00ED02A4">
        <w:t xml:space="preserve"> 3</w:t>
      </w:r>
    </w:p>
    <w:p w14:paraId="3C7A4801" w14:textId="77777777" w:rsidR="00D065C3" w:rsidRDefault="00D065C3" w:rsidP="00C35902">
      <w:r>
        <w:t>This approach balances aggregate impact potential with per-property need.</w:t>
      </w:r>
    </w:p>
    <w:p w14:paraId="3A292787" w14:textId="77777777" w:rsidR="00D065C3" w:rsidRDefault="00D065C3" w:rsidP="00C35902">
      <w:r>
        <w:t>The priority ranking reveals distinct spatial patterns with outer London boroughs dominating the top positions. Croydon ranks first with 40,108 properties, mean EPC of 62.8, energy intensity of 240 kWh/m²/year, and priority score of 0.858. Bromley follows with 36,939 properties (score 0.846), then Enfield with 33,574 properties (score 0.821), Barnet with 34,551 properties (score 0.815), and Harrow with 24,833 properties (score 0.785). These top five boroughs alone account for 170,000 properties (24% of the archetype).</w:t>
      </w:r>
    </w:p>
    <w:p w14:paraId="57DE45BA" w14:textId="77777777" w:rsidR="00D065C3" w:rsidRDefault="00D065C3" w:rsidP="00C35902">
      <w:r>
        <w:t>Several priority boroughs have active heat network development plans, suggesting potential for coordinated area-based delivery combining fabric retrofit with network connection.</w:t>
      </w:r>
    </w:p>
    <w:p w14:paraId="0525C8B1" w14:textId="77777777" w:rsidR="00D065C3" w:rsidRDefault="00D065C3" w:rsidP="00C35902">
      <w:r w:rsidRPr="00ED02A4">
        <w:rPr>
          <w:b/>
        </w:rPr>
        <w:t xml:space="preserve">A phased deployment strategy emerges from this analysis. </w:t>
      </w:r>
      <w:r>
        <w:t>Phase 1 (2025–2028) could target the top five boroughs with 170,000 properties requiring approximately £3.8 billion investment. Phase 2 (2028–2030) would address boroughs ranked 6–10 with a further 152,000 properties. Phase 3 (2030–2035) would complete the remaining stock.</w:t>
      </w:r>
    </w:p>
    <w:p w14:paraId="1590D2CB" w14:textId="77777777" w:rsidR="00D065C3" w:rsidRDefault="00D065C3" w:rsidP="00D065C3">
      <w:pPr>
        <w:pStyle w:val="Heading2"/>
      </w:pPr>
      <w:bookmarkStart w:id="159" w:name="_Toc216299528"/>
      <w:bookmarkStart w:id="160" w:name="_Toc216342804"/>
      <w:bookmarkStart w:id="161" w:name="_Toc216860031"/>
      <w:r>
        <w:t>Tenure Segmentation</w:t>
      </w:r>
      <w:bookmarkEnd w:id="159"/>
      <w:bookmarkEnd w:id="160"/>
      <w:bookmarkEnd w:id="161"/>
    </w:p>
    <w:p w14:paraId="6FF37AD4" w14:textId="77777777" w:rsidR="00D065C3" w:rsidRDefault="00D065C3" w:rsidP="00C35902">
      <w:r>
        <w:t>Analysis of the 1,000-property sample reveals tenure distribution of 61.3% owner-occupied, 23.9% private rented sector (PRS), 12.4% social housing, and 2.4% unknown. Wall insulation rates vary significantly by tenure: owner-occupied 31.5%, PRS 36.0%, and social 54.0%. The higher social housing insulation rate reflects Decent Homes Standard requirements and ECO programme targeting.</w:t>
      </w:r>
    </w:p>
    <w:p w14:paraId="6ABC02FC" w14:textId="77777777" w:rsidR="00D065C3" w:rsidRDefault="00D065C3" w:rsidP="00C35902">
      <w:r>
        <w:t>Energy performance shows owner-occupied properties at mean SAP 66.2 and 183.6 kWh/m², PRS at SAP 67.8 and 179.0 kWh/m², and social at SAP 67.7 and 176.4 kWh/m².</w:t>
      </w:r>
    </w:p>
    <w:p w14:paraId="1D2E513D" w14:textId="47440F49" w:rsidR="00D065C3" w:rsidRDefault="00D065C3" w:rsidP="00C35902">
      <w:r w:rsidRPr="00ED02A4">
        <w:rPr>
          <w:b/>
        </w:rPr>
        <w:t xml:space="preserve">Policy implications by tenure: </w:t>
      </w:r>
      <w:r>
        <w:t>PRS properties (24% of stock) face MEES Band C requirements by 2030 affecting most of this segment, with split incentive challenges requiring landlord-focused financing mechanisms. Owner-occupied properties (61% of stock) represent the largest segment requiring accessible financing through interest-free loans or property-linked mechanisms. Social housing (12% of stock) shows highest existing insulation rates but remaining stock presents harder-to-treat challenges.</w:t>
      </w:r>
    </w:p>
    <w:p w14:paraId="14EF42D7" w14:textId="2272FC35" w:rsidR="00D065C3" w:rsidRDefault="00D065C3" w:rsidP="00D065C3">
      <w:pPr>
        <w:pStyle w:val="Heading1"/>
      </w:pPr>
      <w:bookmarkStart w:id="162" w:name="_Toc216299529"/>
      <w:bookmarkStart w:id="163" w:name="_Toc216199729"/>
      <w:bookmarkStart w:id="164" w:name="_Toc216342805"/>
      <w:bookmarkStart w:id="165" w:name="_Toc216860032"/>
      <w:r>
        <w:t>Retrofit Needs and Heat Pump Readiness</w:t>
      </w:r>
      <w:bookmarkEnd w:id="162"/>
      <w:bookmarkEnd w:id="163"/>
      <w:bookmarkEnd w:id="164"/>
      <w:bookmarkEnd w:id="165"/>
    </w:p>
    <w:p w14:paraId="39E3F5FE" w14:textId="77777777" w:rsidR="00D065C3" w:rsidRDefault="00D065C3" w:rsidP="00D065C3">
      <w:pPr>
        <w:pStyle w:val="Heading2"/>
      </w:pPr>
      <w:bookmarkStart w:id="166" w:name="_Toc216299530"/>
      <w:bookmarkStart w:id="167" w:name="_Toc216199730"/>
      <w:bookmarkStart w:id="168" w:name="_Toc216342806"/>
      <w:bookmarkStart w:id="169" w:name="_Toc216860033"/>
      <w:r>
        <w:t>Heat Pump Readiness Tiers</w:t>
      </w:r>
      <w:bookmarkEnd w:id="166"/>
      <w:bookmarkEnd w:id="167"/>
      <w:bookmarkEnd w:id="168"/>
      <w:bookmarkEnd w:id="169"/>
    </w:p>
    <w:p w14:paraId="7960DA7A" w14:textId="77777777" w:rsidR="00D065C3" w:rsidRDefault="00D065C3" w:rsidP="00C35902">
      <w:r>
        <w:t>Using a multi-criteria readiness model that assesses fabric condition, insulation levels, and heating system compatibility, we classified the stock into five tiers:</w:t>
      </w:r>
    </w:p>
    <w:p w14:paraId="5CF9E537" w14:textId="443085A5" w:rsidR="00F11A47" w:rsidRDefault="00F11A47" w:rsidP="00F11A47">
      <w:pPr>
        <w:pStyle w:val="Caption"/>
        <w:keepNext/>
      </w:pPr>
      <w:r>
        <w:lastRenderedPageBreak/>
        <w:t xml:space="preserve">Table </w:t>
      </w:r>
      <w:r>
        <w:fldChar w:fldCharType="begin"/>
      </w:r>
      <w:r>
        <w:instrText xml:space="preserve"> SEQ Table \* ARABIC </w:instrText>
      </w:r>
      <w:r>
        <w:fldChar w:fldCharType="separate"/>
      </w:r>
      <w:r w:rsidR="003962C7">
        <w:rPr>
          <w:noProof/>
        </w:rPr>
        <w:t>6</w:t>
      </w:r>
      <w:r>
        <w:fldChar w:fldCharType="end"/>
      </w:r>
      <w:r>
        <w:t xml:space="preserve"> </w:t>
      </w:r>
      <w:r w:rsidRPr="005A015D">
        <w:t>Detailed Heat Pump Readiness Classification — breakdown by tier with cost and complexity indicators</w:t>
      </w:r>
    </w:p>
    <w:tbl>
      <w:tblPr>
        <w:tblStyle w:val="TableStyle"/>
        <w:tblW w:w="0" w:type="auto"/>
        <w:tblLook w:val="04A0" w:firstRow="1" w:lastRow="0" w:firstColumn="1" w:lastColumn="0" w:noHBand="0" w:noVBand="1"/>
      </w:tblPr>
      <w:tblGrid>
        <w:gridCol w:w="1453"/>
        <w:gridCol w:w="1171"/>
        <w:gridCol w:w="740"/>
        <w:gridCol w:w="1141"/>
        <w:gridCol w:w="1267"/>
        <w:gridCol w:w="1224"/>
      </w:tblGrid>
      <w:tr w:rsidR="00F11A47" w:rsidRPr="00F11A47" w14:paraId="4ED174AA" w14:textId="77777777" w:rsidTr="00F11A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893821" w14:textId="77777777" w:rsidR="00F11A47" w:rsidRPr="00F11A47" w:rsidRDefault="00F11A47" w:rsidP="00F11A47">
            <w:pPr>
              <w:jc w:val="left"/>
              <w:rPr>
                <w:sz w:val="18"/>
                <w:szCs w:val="20"/>
              </w:rPr>
            </w:pPr>
            <w:r w:rsidRPr="00F11A47">
              <w:rPr>
                <w:sz w:val="18"/>
                <w:szCs w:val="20"/>
              </w:rPr>
              <w:t>Tier</w:t>
            </w:r>
          </w:p>
        </w:tc>
        <w:tc>
          <w:tcPr>
            <w:tcW w:w="0" w:type="auto"/>
          </w:tcPr>
          <w:p w14:paraId="363AF9DE" w14:textId="77777777" w:rsidR="00F11A47" w:rsidRPr="00F11A47" w:rsidRDefault="00F11A47" w:rsidP="00F11A47">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Share</w:t>
            </w:r>
          </w:p>
        </w:tc>
        <w:tc>
          <w:tcPr>
            <w:tcW w:w="0" w:type="auto"/>
          </w:tcPr>
          <w:p w14:paraId="0F90961D" w14:textId="77777777" w:rsidR="00F11A47" w:rsidRPr="00F11A47" w:rsidRDefault="00F11A47" w:rsidP="00F11A47">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Count</w:t>
            </w:r>
          </w:p>
        </w:tc>
        <w:tc>
          <w:tcPr>
            <w:tcW w:w="0" w:type="auto"/>
          </w:tcPr>
          <w:p w14:paraId="38DB8F8E" w14:textId="77777777" w:rsidR="00F11A47" w:rsidRPr="00F11A47" w:rsidRDefault="00F11A47" w:rsidP="00F11A47">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Mean Cost</w:t>
            </w:r>
          </w:p>
        </w:tc>
        <w:tc>
          <w:tcPr>
            <w:tcW w:w="0" w:type="auto"/>
          </w:tcPr>
          <w:p w14:paraId="5A1F1D31" w14:textId="77777777" w:rsidR="00F11A47" w:rsidRPr="00F11A47" w:rsidRDefault="00F11A47" w:rsidP="00F11A47">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Fabric Need</w:t>
            </w:r>
          </w:p>
        </w:tc>
        <w:tc>
          <w:tcPr>
            <w:tcW w:w="0" w:type="auto"/>
          </w:tcPr>
          <w:p w14:paraId="76AFBC23" w14:textId="77777777" w:rsidR="00F11A47" w:rsidRPr="00F11A47" w:rsidRDefault="00F11A47" w:rsidP="00F11A47">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Complexity</w:t>
            </w:r>
          </w:p>
        </w:tc>
      </w:tr>
      <w:tr w:rsidR="00F11A47" w:rsidRPr="00F11A47" w14:paraId="747BD9B3" w14:textId="77777777" w:rsidTr="00F11A47">
        <w:tc>
          <w:tcPr>
            <w:cnfStyle w:val="001000000000" w:firstRow="0" w:lastRow="0" w:firstColumn="1" w:lastColumn="0" w:oddVBand="0" w:evenVBand="0" w:oddHBand="0" w:evenHBand="0" w:firstRowFirstColumn="0" w:firstRowLastColumn="0" w:lastRowFirstColumn="0" w:lastRowLastColumn="0"/>
            <w:tcW w:w="0" w:type="auto"/>
          </w:tcPr>
          <w:p w14:paraId="5475719A" w14:textId="77777777" w:rsidR="00F11A47" w:rsidRPr="00F11A47" w:rsidRDefault="00F11A47" w:rsidP="00F11A47">
            <w:pPr>
              <w:jc w:val="left"/>
              <w:rPr>
                <w:sz w:val="18"/>
                <w:szCs w:val="20"/>
              </w:rPr>
            </w:pPr>
            <w:commentRangeStart w:id="170"/>
            <w:r w:rsidRPr="00F11A47">
              <w:rPr>
                <w:sz w:val="18"/>
                <w:szCs w:val="20"/>
              </w:rPr>
              <w:t>1: Ready now</w:t>
            </w:r>
          </w:p>
        </w:tc>
        <w:tc>
          <w:tcPr>
            <w:tcW w:w="0" w:type="auto"/>
          </w:tcPr>
          <w:p w14:paraId="3894049A"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25.0%</w:t>
            </w:r>
            <w:commentRangeEnd w:id="170"/>
            <w:r w:rsidR="00936929">
              <w:rPr>
                <w:rStyle w:val="CommentReference"/>
                <w:kern w:val="0"/>
                <w14:ligatures w14:val="none"/>
              </w:rPr>
              <w:commentReference w:id="170"/>
            </w:r>
          </w:p>
        </w:tc>
        <w:tc>
          <w:tcPr>
            <w:tcW w:w="0" w:type="auto"/>
          </w:tcPr>
          <w:p w14:paraId="218151C0"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176k</w:t>
            </w:r>
          </w:p>
        </w:tc>
        <w:tc>
          <w:tcPr>
            <w:tcW w:w="0" w:type="auto"/>
          </w:tcPr>
          <w:p w14:paraId="792A095D"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£17,490</w:t>
            </w:r>
          </w:p>
        </w:tc>
        <w:tc>
          <w:tcPr>
            <w:tcW w:w="0" w:type="auto"/>
          </w:tcPr>
          <w:p w14:paraId="5CB63416"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Minimal</w:t>
            </w:r>
          </w:p>
        </w:tc>
        <w:tc>
          <w:tcPr>
            <w:tcW w:w="0" w:type="auto"/>
          </w:tcPr>
          <w:p w14:paraId="54F92135"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Low</w:t>
            </w:r>
          </w:p>
        </w:tc>
      </w:tr>
      <w:tr w:rsidR="00F11A47" w:rsidRPr="00F11A47" w14:paraId="2EA0FF36" w14:textId="77777777" w:rsidTr="00F11A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5B9400" w14:textId="77777777" w:rsidR="00F11A47" w:rsidRPr="00F11A47" w:rsidRDefault="00F11A47" w:rsidP="00F11A47">
            <w:pPr>
              <w:jc w:val="left"/>
              <w:rPr>
                <w:sz w:val="18"/>
                <w:szCs w:val="20"/>
              </w:rPr>
            </w:pPr>
            <w:r w:rsidRPr="00F11A47">
              <w:rPr>
                <w:sz w:val="18"/>
                <w:szCs w:val="20"/>
              </w:rPr>
              <w:t>2: Minor work</w:t>
            </w:r>
          </w:p>
        </w:tc>
        <w:tc>
          <w:tcPr>
            <w:tcW w:w="0" w:type="auto"/>
          </w:tcPr>
          <w:p w14:paraId="2A49941A"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8.3%</w:t>
            </w:r>
          </w:p>
        </w:tc>
        <w:tc>
          <w:tcPr>
            <w:tcW w:w="0" w:type="auto"/>
          </w:tcPr>
          <w:p w14:paraId="63C36396"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58k</w:t>
            </w:r>
          </w:p>
        </w:tc>
        <w:tc>
          <w:tcPr>
            <w:tcW w:w="0" w:type="auto"/>
          </w:tcPr>
          <w:p w14:paraId="59D06FE5"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£19,077</w:t>
            </w:r>
          </w:p>
        </w:tc>
        <w:tc>
          <w:tcPr>
            <w:tcW w:w="0" w:type="auto"/>
          </w:tcPr>
          <w:p w14:paraId="2C618E71"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Minor</w:t>
            </w:r>
          </w:p>
        </w:tc>
        <w:tc>
          <w:tcPr>
            <w:tcW w:w="0" w:type="auto"/>
          </w:tcPr>
          <w:p w14:paraId="35A24E42"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Low</w:t>
            </w:r>
          </w:p>
        </w:tc>
      </w:tr>
      <w:tr w:rsidR="00F11A47" w:rsidRPr="00F11A47" w14:paraId="2F2F3970" w14:textId="77777777" w:rsidTr="00F11A47">
        <w:tc>
          <w:tcPr>
            <w:cnfStyle w:val="001000000000" w:firstRow="0" w:lastRow="0" w:firstColumn="1" w:lastColumn="0" w:oddVBand="0" w:evenVBand="0" w:oddHBand="0" w:evenHBand="0" w:firstRowFirstColumn="0" w:firstRowLastColumn="0" w:lastRowFirstColumn="0" w:lastRowLastColumn="0"/>
            <w:tcW w:w="0" w:type="auto"/>
          </w:tcPr>
          <w:p w14:paraId="716B8E29" w14:textId="77777777" w:rsidR="00F11A47" w:rsidRPr="00F11A47" w:rsidRDefault="00F11A47" w:rsidP="00F11A47">
            <w:pPr>
              <w:jc w:val="left"/>
              <w:rPr>
                <w:sz w:val="18"/>
                <w:szCs w:val="20"/>
              </w:rPr>
            </w:pPr>
            <w:r w:rsidRPr="00F11A47">
              <w:rPr>
                <w:sz w:val="18"/>
                <w:szCs w:val="20"/>
              </w:rPr>
              <w:t>3: Moderate</w:t>
            </w:r>
          </w:p>
        </w:tc>
        <w:tc>
          <w:tcPr>
            <w:tcW w:w="0" w:type="auto"/>
          </w:tcPr>
          <w:p w14:paraId="4639A90A"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35.7%</w:t>
            </w:r>
          </w:p>
        </w:tc>
        <w:tc>
          <w:tcPr>
            <w:tcW w:w="0" w:type="auto"/>
          </w:tcPr>
          <w:p w14:paraId="2D16BF13"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251k</w:t>
            </w:r>
          </w:p>
        </w:tc>
        <w:tc>
          <w:tcPr>
            <w:tcW w:w="0" w:type="auto"/>
          </w:tcPr>
          <w:p w14:paraId="5CACF898"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£24,934</w:t>
            </w:r>
          </w:p>
        </w:tc>
        <w:tc>
          <w:tcPr>
            <w:tcW w:w="0" w:type="auto"/>
          </w:tcPr>
          <w:p w14:paraId="72C9BE00"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Moderate</w:t>
            </w:r>
          </w:p>
        </w:tc>
        <w:tc>
          <w:tcPr>
            <w:tcW w:w="0" w:type="auto"/>
          </w:tcPr>
          <w:p w14:paraId="408AFD96"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Medium</w:t>
            </w:r>
          </w:p>
        </w:tc>
      </w:tr>
      <w:tr w:rsidR="00F11A47" w:rsidRPr="00F11A47" w14:paraId="550E5060" w14:textId="77777777" w:rsidTr="00F11A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BB3E47" w14:textId="77777777" w:rsidR="00F11A47" w:rsidRPr="00F11A47" w:rsidRDefault="00F11A47" w:rsidP="00F11A47">
            <w:pPr>
              <w:jc w:val="left"/>
              <w:rPr>
                <w:sz w:val="18"/>
                <w:szCs w:val="20"/>
              </w:rPr>
            </w:pPr>
            <w:r w:rsidRPr="00F11A47">
              <w:rPr>
                <w:sz w:val="18"/>
                <w:szCs w:val="20"/>
              </w:rPr>
              <w:t>4: Major work</w:t>
            </w:r>
          </w:p>
        </w:tc>
        <w:tc>
          <w:tcPr>
            <w:tcW w:w="0" w:type="auto"/>
          </w:tcPr>
          <w:p w14:paraId="4750F34C"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28.5%</w:t>
            </w:r>
          </w:p>
        </w:tc>
        <w:tc>
          <w:tcPr>
            <w:tcW w:w="0" w:type="auto"/>
          </w:tcPr>
          <w:p w14:paraId="07928BB8"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201k</w:t>
            </w:r>
          </w:p>
        </w:tc>
        <w:tc>
          <w:tcPr>
            <w:tcW w:w="0" w:type="auto"/>
          </w:tcPr>
          <w:p w14:paraId="1C06D4E8"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£22,984</w:t>
            </w:r>
          </w:p>
        </w:tc>
        <w:tc>
          <w:tcPr>
            <w:tcW w:w="0" w:type="auto"/>
          </w:tcPr>
          <w:p w14:paraId="4D229190"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Significant</w:t>
            </w:r>
          </w:p>
        </w:tc>
        <w:tc>
          <w:tcPr>
            <w:tcW w:w="0" w:type="auto"/>
          </w:tcPr>
          <w:p w14:paraId="42370D84"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High</w:t>
            </w:r>
          </w:p>
        </w:tc>
      </w:tr>
      <w:tr w:rsidR="00F11A47" w:rsidRPr="00F11A47" w14:paraId="691F60BF" w14:textId="77777777" w:rsidTr="00F11A47">
        <w:tc>
          <w:tcPr>
            <w:cnfStyle w:val="001000000000" w:firstRow="0" w:lastRow="0" w:firstColumn="1" w:lastColumn="0" w:oddVBand="0" w:evenVBand="0" w:oddHBand="0" w:evenHBand="0" w:firstRowFirstColumn="0" w:firstRowLastColumn="0" w:lastRowFirstColumn="0" w:lastRowLastColumn="0"/>
            <w:tcW w:w="0" w:type="auto"/>
          </w:tcPr>
          <w:p w14:paraId="212E6165" w14:textId="77777777" w:rsidR="00F11A47" w:rsidRPr="00F11A47" w:rsidRDefault="00F11A47" w:rsidP="00F11A47">
            <w:pPr>
              <w:jc w:val="left"/>
              <w:rPr>
                <w:sz w:val="18"/>
                <w:szCs w:val="20"/>
              </w:rPr>
            </w:pPr>
            <w:r w:rsidRPr="00F11A47">
              <w:rPr>
                <w:sz w:val="18"/>
                <w:szCs w:val="20"/>
              </w:rPr>
              <w:t>5: Extensive</w:t>
            </w:r>
          </w:p>
        </w:tc>
        <w:tc>
          <w:tcPr>
            <w:tcW w:w="0" w:type="auto"/>
          </w:tcPr>
          <w:p w14:paraId="0B5B3676"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2.5%</w:t>
            </w:r>
          </w:p>
        </w:tc>
        <w:tc>
          <w:tcPr>
            <w:tcW w:w="0" w:type="auto"/>
          </w:tcPr>
          <w:p w14:paraId="45450D61"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18k</w:t>
            </w:r>
          </w:p>
        </w:tc>
        <w:tc>
          <w:tcPr>
            <w:tcW w:w="0" w:type="auto"/>
          </w:tcPr>
          <w:p w14:paraId="051F2B24"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£30,666</w:t>
            </w:r>
          </w:p>
        </w:tc>
        <w:tc>
          <w:tcPr>
            <w:tcW w:w="0" w:type="auto"/>
          </w:tcPr>
          <w:p w14:paraId="17C6C2F2"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Major</w:t>
            </w:r>
          </w:p>
        </w:tc>
        <w:tc>
          <w:tcPr>
            <w:tcW w:w="0" w:type="auto"/>
          </w:tcPr>
          <w:p w14:paraId="3F31809A"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Very High</w:t>
            </w:r>
          </w:p>
        </w:tc>
      </w:tr>
    </w:tbl>
    <w:p w14:paraId="47FA33EE" w14:textId="220384FA" w:rsidR="00D065C3" w:rsidRDefault="00D065C3" w:rsidP="00C35902">
      <w:r w:rsidRPr="00ED02A4">
        <w:rPr>
          <w:b/>
        </w:rPr>
        <w:t xml:space="preserve">Key insight: </w:t>
      </w:r>
      <w:r>
        <w:t xml:space="preserve">Approximately 33% of homes are </w:t>
      </w:r>
      <w:r w:rsidR="00EA4F5A">
        <w:t>‘</w:t>
      </w:r>
      <w:r>
        <w:t>ready or near ready</w:t>
      </w:r>
      <w:r w:rsidR="00EA4F5A">
        <w:t>’</w:t>
      </w:r>
      <w:r>
        <w:t xml:space="preserve"> (Tiers 1–2)—a major finding supporting a phased heat pump deployment strategy. Start with the third of homes that can transition with minor upgrades, while designing deeper support mechanisms for Tiers 3–5.</w:t>
      </w:r>
    </w:p>
    <w:p w14:paraId="64A71E7B" w14:textId="77777777" w:rsidR="00D065C3" w:rsidRDefault="00D065C3" w:rsidP="00D065C3">
      <w:pPr>
        <w:pStyle w:val="Heading2"/>
      </w:pPr>
      <w:bookmarkStart w:id="171" w:name="_Toc216299531"/>
      <w:bookmarkStart w:id="172" w:name="_Toc216199731"/>
      <w:bookmarkStart w:id="173" w:name="_Toc216342807"/>
      <w:bookmarkStart w:id="174" w:name="_Toc216860034"/>
      <w:r>
        <w:t>Prerequisite Fabric Works</w:t>
      </w:r>
      <w:bookmarkEnd w:id="171"/>
      <w:bookmarkEnd w:id="172"/>
      <w:bookmarkEnd w:id="173"/>
      <w:bookmarkEnd w:id="174"/>
    </w:p>
    <w:p w14:paraId="7A493989" w14:textId="181D8906" w:rsidR="00D065C3" w:rsidRDefault="00D065C3" w:rsidP="00C35902">
      <w:commentRangeStart w:id="175"/>
      <w:r>
        <w:t xml:space="preserve">Analysis of the measures required before heat pump installation reveals the true </w:t>
      </w:r>
      <w:r w:rsidR="00EA4F5A">
        <w:t>‘</w:t>
      </w:r>
      <w:r>
        <w:t>HP bottlenecks</w:t>
      </w:r>
      <w:r w:rsidR="00EA4F5A">
        <w:t>’</w:t>
      </w:r>
      <w:r>
        <w:t>:</w:t>
      </w:r>
      <w:commentRangeEnd w:id="175"/>
      <w:r w:rsidR="00936929">
        <w:rPr>
          <w:rStyle w:val="CommentReference"/>
        </w:rPr>
        <w:commentReference w:id="175"/>
      </w:r>
    </w:p>
    <w:p w14:paraId="2EF1B08C" w14:textId="63D53E0C" w:rsidR="00F11A47" w:rsidRDefault="00F11A47" w:rsidP="00F11A47">
      <w:pPr>
        <w:pStyle w:val="Caption"/>
        <w:keepNext/>
      </w:pPr>
      <w:r>
        <w:t xml:space="preserve">Table </w:t>
      </w:r>
      <w:r>
        <w:fldChar w:fldCharType="begin"/>
      </w:r>
      <w:r>
        <w:instrText xml:space="preserve"> SEQ Table \* ARABIC </w:instrText>
      </w:r>
      <w:r>
        <w:fldChar w:fldCharType="separate"/>
      </w:r>
      <w:r w:rsidR="003962C7">
        <w:rPr>
          <w:noProof/>
        </w:rPr>
        <w:t>7</w:t>
      </w:r>
      <w:r>
        <w:fldChar w:fldCharType="end"/>
      </w:r>
      <w:r>
        <w:t xml:space="preserve"> </w:t>
      </w:r>
      <w:r w:rsidRPr="00D87F6E">
        <w:t>Prerequisite Measures for Heat Pump Readiness — fabric works required before heat pump installation</w:t>
      </w:r>
    </w:p>
    <w:tbl>
      <w:tblPr>
        <w:tblStyle w:val="TableStyle"/>
        <w:tblW w:w="0" w:type="auto"/>
        <w:tblLook w:val="04A0" w:firstRow="1" w:lastRow="0" w:firstColumn="1" w:lastColumn="0" w:noHBand="0" w:noVBand="1"/>
      </w:tblPr>
      <w:tblGrid>
        <w:gridCol w:w="3008"/>
        <w:gridCol w:w="1138"/>
        <w:gridCol w:w="1113"/>
      </w:tblGrid>
      <w:tr w:rsidR="00F11A47" w:rsidRPr="00F11A47" w14:paraId="0608FDD3" w14:textId="77777777" w:rsidTr="00F11A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502087" w14:textId="77777777" w:rsidR="00F11A47" w:rsidRPr="00F11A47" w:rsidRDefault="00F11A47" w:rsidP="00F11A47">
            <w:pPr>
              <w:jc w:val="left"/>
              <w:rPr>
                <w:sz w:val="18"/>
                <w:szCs w:val="20"/>
              </w:rPr>
            </w:pPr>
            <w:r w:rsidRPr="00F11A47">
              <w:rPr>
                <w:sz w:val="18"/>
                <w:szCs w:val="20"/>
              </w:rPr>
              <w:t>Measure Required</w:t>
            </w:r>
          </w:p>
        </w:tc>
        <w:tc>
          <w:tcPr>
            <w:tcW w:w="0" w:type="auto"/>
          </w:tcPr>
          <w:p w14:paraId="70FCBD7F" w14:textId="77777777" w:rsidR="00F11A47" w:rsidRPr="00F11A47" w:rsidRDefault="00F11A47" w:rsidP="00F11A47">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 xml:space="preserve">% </w:t>
            </w:r>
            <w:proofErr w:type="gramStart"/>
            <w:r w:rsidRPr="00F11A47">
              <w:rPr>
                <w:sz w:val="18"/>
                <w:szCs w:val="20"/>
              </w:rPr>
              <w:t>of</w:t>
            </w:r>
            <w:proofErr w:type="gramEnd"/>
            <w:r w:rsidRPr="00F11A47">
              <w:rPr>
                <w:sz w:val="18"/>
                <w:szCs w:val="20"/>
              </w:rPr>
              <w:t xml:space="preserve"> Stock</w:t>
            </w:r>
          </w:p>
        </w:tc>
        <w:tc>
          <w:tcPr>
            <w:tcW w:w="0" w:type="auto"/>
          </w:tcPr>
          <w:p w14:paraId="2AFEA4E7" w14:textId="77777777" w:rsidR="00F11A47" w:rsidRPr="00F11A47" w:rsidRDefault="00F11A47" w:rsidP="00F11A47">
            <w:pPr>
              <w:jc w:val="left"/>
              <w:cnfStyle w:val="100000000000" w:firstRow="1" w:lastRow="0" w:firstColumn="0" w:lastColumn="0" w:oddVBand="0" w:evenVBand="0" w:oddHBand="0" w:evenHBand="0" w:firstRowFirstColumn="0" w:firstRowLastColumn="0" w:lastRowFirstColumn="0" w:lastRowLastColumn="0"/>
              <w:rPr>
                <w:sz w:val="18"/>
                <w:szCs w:val="20"/>
              </w:rPr>
            </w:pPr>
            <w:r w:rsidRPr="00F11A47">
              <w:rPr>
                <w:sz w:val="18"/>
                <w:szCs w:val="20"/>
              </w:rPr>
              <w:t>Properties</w:t>
            </w:r>
          </w:p>
        </w:tc>
      </w:tr>
      <w:tr w:rsidR="00F11A47" w:rsidRPr="00F11A47" w14:paraId="69D57B72" w14:textId="77777777" w:rsidTr="00F11A47">
        <w:tc>
          <w:tcPr>
            <w:cnfStyle w:val="001000000000" w:firstRow="0" w:lastRow="0" w:firstColumn="1" w:lastColumn="0" w:oddVBand="0" w:evenVBand="0" w:oddHBand="0" w:evenHBand="0" w:firstRowFirstColumn="0" w:firstRowLastColumn="0" w:lastRowFirstColumn="0" w:lastRowLastColumn="0"/>
            <w:tcW w:w="0" w:type="auto"/>
          </w:tcPr>
          <w:p w14:paraId="21FE3B35" w14:textId="77777777" w:rsidR="00F11A47" w:rsidRPr="00F11A47" w:rsidRDefault="00F11A47" w:rsidP="00F11A47">
            <w:pPr>
              <w:jc w:val="left"/>
              <w:rPr>
                <w:sz w:val="18"/>
                <w:szCs w:val="20"/>
              </w:rPr>
            </w:pPr>
            <w:r w:rsidRPr="00F11A47">
              <w:rPr>
                <w:sz w:val="18"/>
                <w:szCs w:val="20"/>
              </w:rPr>
              <w:t>Radiator upsizing</w:t>
            </w:r>
          </w:p>
        </w:tc>
        <w:tc>
          <w:tcPr>
            <w:tcW w:w="0" w:type="auto"/>
          </w:tcPr>
          <w:p w14:paraId="31321288"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96.3%</w:t>
            </w:r>
          </w:p>
        </w:tc>
        <w:tc>
          <w:tcPr>
            <w:tcW w:w="0" w:type="auto"/>
          </w:tcPr>
          <w:p w14:paraId="68FDC0AC"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~678,000</w:t>
            </w:r>
          </w:p>
        </w:tc>
      </w:tr>
      <w:tr w:rsidR="00F11A47" w:rsidRPr="00F11A47" w14:paraId="3C99E309" w14:textId="77777777" w:rsidTr="00F11A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EDB302" w14:textId="77777777" w:rsidR="00F11A47" w:rsidRPr="00F11A47" w:rsidRDefault="00F11A47" w:rsidP="00F11A47">
            <w:pPr>
              <w:jc w:val="left"/>
              <w:rPr>
                <w:sz w:val="18"/>
                <w:szCs w:val="20"/>
              </w:rPr>
            </w:pPr>
            <w:r w:rsidRPr="00F11A47">
              <w:rPr>
                <w:sz w:val="18"/>
                <w:szCs w:val="20"/>
              </w:rPr>
              <w:t>Loft insulation (top-up or install)</w:t>
            </w:r>
          </w:p>
        </w:tc>
        <w:tc>
          <w:tcPr>
            <w:tcW w:w="0" w:type="auto"/>
          </w:tcPr>
          <w:p w14:paraId="62F93176"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86.1%</w:t>
            </w:r>
          </w:p>
        </w:tc>
        <w:tc>
          <w:tcPr>
            <w:tcW w:w="0" w:type="auto"/>
          </w:tcPr>
          <w:p w14:paraId="0CEB5EA0"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~607,000</w:t>
            </w:r>
          </w:p>
        </w:tc>
      </w:tr>
      <w:tr w:rsidR="00F11A47" w:rsidRPr="00F11A47" w14:paraId="03BD3350" w14:textId="77777777" w:rsidTr="00F11A47">
        <w:tc>
          <w:tcPr>
            <w:cnfStyle w:val="001000000000" w:firstRow="0" w:lastRow="0" w:firstColumn="1" w:lastColumn="0" w:oddVBand="0" w:evenVBand="0" w:oddHBand="0" w:evenHBand="0" w:firstRowFirstColumn="0" w:firstRowLastColumn="0" w:lastRowFirstColumn="0" w:lastRowLastColumn="0"/>
            <w:tcW w:w="0" w:type="auto"/>
          </w:tcPr>
          <w:p w14:paraId="76A7B1F9" w14:textId="77777777" w:rsidR="00F11A47" w:rsidRPr="00F11A47" w:rsidRDefault="00F11A47" w:rsidP="00F11A47">
            <w:pPr>
              <w:jc w:val="left"/>
              <w:rPr>
                <w:sz w:val="18"/>
                <w:szCs w:val="20"/>
              </w:rPr>
            </w:pPr>
            <w:r w:rsidRPr="00F11A47">
              <w:rPr>
                <w:sz w:val="18"/>
                <w:szCs w:val="20"/>
              </w:rPr>
              <w:t>Wall insulation</w:t>
            </w:r>
          </w:p>
        </w:tc>
        <w:tc>
          <w:tcPr>
            <w:tcW w:w="0" w:type="auto"/>
          </w:tcPr>
          <w:p w14:paraId="1A639844"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77.4%</w:t>
            </w:r>
          </w:p>
        </w:tc>
        <w:tc>
          <w:tcPr>
            <w:tcW w:w="0" w:type="auto"/>
          </w:tcPr>
          <w:p w14:paraId="79D53773" w14:textId="77777777" w:rsidR="00F11A47" w:rsidRPr="00F11A47" w:rsidRDefault="00F11A47" w:rsidP="00F11A47">
            <w:pPr>
              <w:jc w:val="left"/>
              <w:cnfStyle w:val="000000000000" w:firstRow="0" w:lastRow="0" w:firstColumn="0" w:lastColumn="0" w:oddVBand="0" w:evenVBand="0" w:oddHBand="0" w:evenHBand="0" w:firstRowFirstColumn="0" w:firstRowLastColumn="0" w:lastRowFirstColumn="0" w:lastRowLastColumn="0"/>
              <w:rPr>
                <w:sz w:val="18"/>
                <w:szCs w:val="20"/>
              </w:rPr>
            </w:pPr>
            <w:r w:rsidRPr="00F11A47">
              <w:rPr>
                <w:sz w:val="18"/>
                <w:szCs w:val="20"/>
              </w:rPr>
              <w:t>~545,000</w:t>
            </w:r>
          </w:p>
        </w:tc>
      </w:tr>
      <w:tr w:rsidR="00F11A47" w:rsidRPr="00F11A47" w14:paraId="759C95F0" w14:textId="77777777" w:rsidTr="00F11A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663359" w14:textId="77777777" w:rsidR="00F11A47" w:rsidRPr="00F11A47" w:rsidRDefault="00F11A47" w:rsidP="00F11A47">
            <w:pPr>
              <w:jc w:val="left"/>
              <w:rPr>
                <w:sz w:val="18"/>
                <w:szCs w:val="20"/>
              </w:rPr>
            </w:pPr>
            <w:r w:rsidRPr="00F11A47">
              <w:rPr>
                <w:sz w:val="18"/>
                <w:szCs w:val="20"/>
              </w:rPr>
              <w:t>Glazing upgrade</w:t>
            </w:r>
          </w:p>
        </w:tc>
        <w:tc>
          <w:tcPr>
            <w:tcW w:w="0" w:type="auto"/>
          </w:tcPr>
          <w:p w14:paraId="47CC820C"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3.9%</w:t>
            </w:r>
          </w:p>
        </w:tc>
        <w:tc>
          <w:tcPr>
            <w:tcW w:w="0" w:type="auto"/>
          </w:tcPr>
          <w:p w14:paraId="0BA5E05A" w14:textId="77777777" w:rsidR="00F11A47" w:rsidRPr="00F11A47" w:rsidRDefault="00F11A47" w:rsidP="00F11A47">
            <w:pPr>
              <w:jc w:val="left"/>
              <w:cnfStyle w:val="000000010000" w:firstRow="0" w:lastRow="0" w:firstColumn="0" w:lastColumn="0" w:oddVBand="0" w:evenVBand="0" w:oddHBand="0" w:evenHBand="1" w:firstRowFirstColumn="0" w:firstRowLastColumn="0" w:lastRowFirstColumn="0" w:lastRowLastColumn="0"/>
              <w:rPr>
                <w:sz w:val="18"/>
                <w:szCs w:val="20"/>
              </w:rPr>
            </w:pPr>
            <w:r w:rsidRPr="00F11A47">
              <w:rPr>
                <w:sz w:val="18"/>
                <w:szCs w:val="20"/>
              </w:rPr>
              <w:t>~27,000</w:t>
            </w:r>
          </w:p>
        </w:tc>
      </w:tr>
    </w:tbl>
    <w:p w14:paraId="35180ED6" w14:textId="77777777" w:rsidR="00D065C3" w:rsidRDefault="00D065C3" w:rsidP="00C35902">
      <w:r>
        <w:t>This clarifies that the dominant prerequisites are radiators, lofts, and walls—not glazing, which has been substantially addressed across the stock. Subsidy schemes should prioritise these three areas.</w:t>
      </w:r>
    </w:p>
    <w:p w14:paraId="76FDF238" w14:textId="77777777" w:rsidR="00D065C3" w:rsidRDefault="00D065C3" w:rsidP="00D065C3">
      <w:pPr>
        <w:pStyle w:val="Heading2"/>
      </w:pPr>
      <w:bookmarkStart w:id="176" w:name="_Toc216299532"/>
      <w:bookmarkStart w:id="177" w:name="_Toc216342808"/>
      <w:bookmarkStart w:id="178" w:name="_Toc216860035"/>
      <w:commentRangeStart w:id="179"/>
      <w:r>
        <w:t>Window Upgrade Economics</w:t>
      </w:r>
      <w:bookmarkEnd w:id="176"/>
      <w:bookmarkEnd w:id="177"/>
      <w:bookmarkEnd w:id="178"/>
      <w:commentRangeEnd w:id="179"/>
      <w:r w:rsidR="007D39F2">
        <w:rPr>
          <w:rStyle w:val="CommentReference"/>
          <w:rFonts w:eastAsiaTheme="minorEastAsia" w:cstheme="minorBidi"/>
          <w:b w:val="0"/>
        </w:rPr>
        <w:commentReference w:id="179"/>
      </w:r>
    </w:p>
    <w:p w14:paraId="07423D51" w14:textId="26F9ED0E" w:rsidR="00D065C3" w:rsidRDefault="00D065C3" w:rsidP="00C35902">
      <w:r>
        <w:t xml:space="preserve">Window upgrade economics were calculated using </w:t>
      </w:r>
      <w:r w:rsidRPr="00717CC2">
        <w:t>Energy Saving Trust</w:t>
      </w:r>
      <w:r w:rsidR="00C01BED" w:rsidRPr="00717CC2">
        <w:t xml:space="preserve"> </w:t>
      </w:r>
      <w:r w:rsidR="008428D5" w:rsidRPr="00717CC2">
        <w:fldChar w:fldCharType="begin"/>
      </w:r>
      <w:r w:rsidR="00717CC2" w:rsidRPr="00717CC2">
        <w:instrText xml:space="preserve"> ADDIN ZOTERO_ITEM CSL_CITATION {"citationID":"u57zvsN4","properties":{"formattedCitation":"(2025)","plainCitation":"(2025)","noteIndex":0},"citationItems":[{"id":900,"uris":["http://zotero.org/users/12002583/items/XVB96AUU"],"itemData":{"id":900,"type":"post-weblog","abstract":"Home insulation helps reduce the amount of heat lost from your home, helping lower emissions and energy bills.","container-title":"Energy Saving Trust","language":"en-GB","title":"Home insulation to reduce home heat loss","URL":"https://energysavingtrust.org.uk/energy-at-home/reducing-home-heat-loss/","author":[{"literal":"Energy Saving Trust"}],"accessed":{"date-parts":[["2025",12,17]]},"issued":{"date-parts":[["2025",11,3]]}},"suppress-author":true}],"schema":"https://github.com/citation-style-language/schema/raw/master/csl-citation.json"} </w:instrText>
      </w:r>
      <w:r w:rsidR="008428D5" w:rsidRPr="00717CC2">
        <w:fldChar w:fldCharType="separate"/>
      </w:r>
      <w:r w:rsidR="00717CC2" w:rsidRPr="00717CC2">
        <w:t>(2025)</w:t>
      </w:r>
      <w:r w:rsidR="008428D5" w:rsidRPr="00717CC2">
        <w:fldChar w:fldCharType="end"/>
      </w:r>
      <w:r w:rsidR="008428D5" w:rsidRPr="00717CC2">
        <w:t xml:space="preserve"> </w:t>
      </w:r>
      <w:r w:rsidRPr="00717CC2">
        <w:t xml:space="preserve">typical installation costs and </w:t>
      </w:r>
      <w:proofErr w:type="spellStart"/>
      <w:r w:rsidRPr="00717CC2">
        <w:t>RdSAP</w:t>
      </w:r>
      <w:proofErr w:type="spellEnd"/>
      <w:r w:rsidRPr="00717CC2">
        <w:t xml:space="preserve"> U-value improvements. Assumptions include: baseline heating demand of 15,000 kWh/year (typical Edwardian terrace, prebound-adjusted); gas price of 6.24p/kWh</w:t>
      </w:r>
      <w:r w:rsidR="00B864D8" w:rsidRPr="00717CC2">
        <w:t xml:space="preserve"> </w:t>
      </w:r>
      <w:r w:rsidR="00B864D8" w:rsidRPr="00717CC2">
        <w:fldChar w:fldCharType="begin"/>
      </w:r>
      <w:r w:rsidR="00B864D8" w:rsidRPr="00717CC2">
        <w:instrText xml:space="preserve"> ADDIN ZOTERO_ITEM CSL_CITATION {"citationID":"vhWG5Mhx","properties":{"formattedCitation":"(Ofgem, 2024)","plainCitation":"(Ofgem, 2024)","noteIndex":0},"citationItems":[{"id":588,"uris":["http://zotero.org/users/12002583/items/XDXD4XTB"],"itemData":{"id":588,"type":"webpage","abstract":"Details the changes to the maximum amount energy suppliers can charge people on default tariffs for each unit of energy between 1 October to 31 December 2024.","language":"en","title":"Changes to energy price cap between 1 October to 31 December 2024","URL":"https://www.ofgem.gov.uk/news/changes-energy-price-cap-between-1-october-31-december-2024","author":[{"literal":"Ofgem"}],"accessed":{"date-parts":[["2025",11,20]]},"issued":{"date-parts":[["2024",8,23]]}}}],"schema":"https://github.com/citation-style-language/schema/raw/master/csl-citation.json"} </w:instrText>
      </w:r>
      <w:r w:rsidR="00B864D8" w:rsidRPr="00717CC2">
        <w:fldChar w:fldCharType="separate"/>
      </w:r>
      <w:r w:rsidR="00B864D8" w:rsidRPr="00717CC2">
        <w:t>(Ofgem, 2024)</w:t>
      </w:r>
      <w:r w:rsidR="00B864D8" w:rsidRPr="00717CC2">
        <w:fldChar w:fldCharType="end"/>
      </w:r>
      <w:r w:rsidRPr="00717CC2">
        <w:t>; single glazing U-value 4.8 W</w:t>
      </w:r>
      <w:r>
        <w:t>/m²K; double glazing 2.0 W/m²K; and triple glazing 1.2 W/m²K.</w:t>
      </w:r>
    </w:p>
    <w:p w14:paraId="1337005B" w14:textId="77777777" w:rsidR="00D065C3" w:rsidRDefault="00D065C3" w:rsidP="00C35902">
      <w:r>
        <w:t>Double glazing installation costs approximately £6,000 and saves 1,500 kWh/year (£94 annual bill saving), yielding a 64-year payback. Triple glazing costs approximately £9,000 and saves 2,250 kWh/year (£140 annual bill saving), also yielding 64-year payback. The marginal investment from double to triple (£3,000 additional) yields only 750 kWh/year additional savings (£47/year), with payback exceeding 60 years.</w:t>
      </w:r>
    </w:p>
    <w:p w14:paraId="401551D0" w14:textId="32D28160" w:rsidR="00D065C3" w:rsidRDefault="006444B8" w:rsidP="00C35902">
      <w:r>
        <w:t xml:space="preserve">Triple glazing therefore offers poor marginal value over double glazing for energy savings alone. </w:t>
      </w:r>
      <w:r w:rsidR="00D065C3">
        <w:t>Double glazing should be prioritised where single glazing remains (approximately 27,000 properties in this stock), while triple glazing is not recommended unless noise reduction or heritage constraints require it.</w:t>
      </w:r>
    </w:p>
    <w:p w14:paraId="0CF07F98" w14:textId="77777777" w:rsidR="00D065C3" w:rsidRDefault="00D065C3" w:rsidP="00D065C3">
      <w:pPr>
        <w:pStyle w:val="Heading2"/>
      </w:pPr>
      <w:bookmarkStart w:id="180" w:name="_Toc216299533"/>
      <w:bookmarkStart w:id="181" w:name="_Toc216342809"/>
      <w:bookmarkStart w:id="182" w:name="_Toc216860036"/>
      <w:r>
        <w:lastRenderedPageBreak/>
        <w:t>Fabric Investment Tipping Point Analysis</w:t>
      </w:r>
      <w:bookmarkEnd w:id="180"/>
      <w:bookmarkEnd w:id="181"/>
      <w:bookmarkEnd w:id="182"/>
    </w:p>
    <w:p w14:paraId="0FE07156" w14:textId="77777777" w:rsidR="006444B8" w:rsidRDefault="006444B8" w:rsidP="BFE904FA">
      <w:r>
        <w:t>In plain terms, a 'tipping point' in retrofit investment is the point at which spending more money yields diminishing returns. Below this threshold, each pound spent delivers good value in energy savings. Above it, additional investment becomes increasingly inefficient—you spend more but save proportionally less. Understanding where this tipping point lies helps policymakers design subsidy schemes that target the 'sweet spot' of cost-effective improvement.</w:t>
      </w:r>
    </w:p>
    <w:p w14:paraId="015B9455" w14:textId="18E4EA5C" w:rsidR="00D065C3" w:rsidRDefault="00D065C3" w:rsidP="00C35902">
      <w:r>
        <w:t xml:space="preserve">The tipping point analysis models diminishing returns from sequential fabric investment. </w:t>
      </w:r>
      <w:r w:rsidR="006444B8">
        <w:t xml:space="preserve">In plain terms: the first few thousand pounds spent on fabric upgrades deliver substantial energy savings, but each additional pound yields progressively less benefit. This analysis identifies the ‘sweet spot’ where investment delivers optimal value before costs escalate disproportionately. </w:t>
      </w:r>
      <w:r>
        <w:t>Following standard retrofit prioritisation (least-cost measures first), measures are applied in order with savings calculated multiplicatively to reflect that each subsequent measure acts on a reduced baseline</w:t>
      </w:r>
      <w:r w:rsidR="002A452A">
        <w:t>.</w:t>
      </w:r>
      <w:r>
        <w:t xml:space="preserve"> Baseline heating demand is 25,000 kWh/year (pre-adjustment Edwardian terrace).</w:t>
      </w:r>
    </w:p>
    <w:p w14:paraId="31563781" w14:textId="77777777" w:rsidR="00D065C3" w:rsidRDefault="00D065C3" w:rsidP="00C35902">
      <w:commentRangeStart w:id="183"/>
      <w:r>
        <w:t>Loft top-up to 270mm costs £500 and saves 3,750 kWh/year (7,500 kWh per £1,000 invested). Draught-proofing costs £300 and saves 1,063 kWh/year (3,542 kWh per £1,000). Cavity wall insulation costs £1,500 and saves 4,038 kWh/year (2,692 kWh per £1,000). At this point, cumulative investment reaches £2,300 with 35% demand reduction achieved. Floor insulation adds £1,500 but saves only 1,292 kWh/year (861 kWh per £1,000)—marking a sharp efficiency drop. Internal wall insulation adds £8,000 for 3,714 kWh/year savings (464 kWh per £1,000), representing efficiency collapse.</w:t>
      </w:r>
      <w:commentRangeEnd w:id="183"/>
      <w:r w:rsidR="00EE6993">
        <w:rPr>
          <w:rStyle w:val="CommentReference"/>
        </w:rPr>
        <w:commentReference w:id="183"/>
      </w:r>
    </w:p>
    <w:p w14:paraId="539C134D" w14:textId="77777777" w:rsidR="00D065C3" w:rsidRDefault="00D065C3" w:rsidP="00C35902">
      <w:r w:rsidRPr="00233A78">
        <w:rPr>
          <w:bCs/>
        </w:rPr>
        <w:t>The first tipping point</w:t>
      </w:r>
      <w:r w:rsidRPr="00ED02A4">
        <w:rPr>
          <w:b/>
        </w:rPr>
        <w:t xml:space="preserve"> </w:t>
      </w:r>
      <w:r>
        <w:t xml:space="preserve">occurs at £2,300 cumulative investment (loft, draught-proofing, cavity walls), achieving 35% demand reduction with marginal efficiency above 2,500 kWh per £1,000. </w:t>
      </w:r>
      <w:r w:rsidRPr="00233A78">
        <w:rPr>
          <w:bCs/>
        </w:rPr>
        <w:t>The second tipping point</w:t>
      </w:r>
      <w:r w:rsidRPr="00ED02A4">
        <w:rPr>
          <w:b/>
        </w:rPr>
        <w:t xml:space="preserve"> </w:t>
      </w:r>
      <w:r>
        <w:t>at £3,800 (adding floor insulation) achieves 41% reduction but with sharply diminished marginal efficiency of 861 kWh per £1,000.</w:t>
      </w:r>
    </w:p>
    <w:p w14:paraId="259D423C" w14:textId="77777777" w:rsidR="00D065C3" w:rsidRDefault="00D065C3" w:rsidP="00C35902">
      <w:r w:rsidRPr="00233A78">
        <w:t>Subsidy schemes should be calibrated to the £2,300–£4,500 fabric investment envelope</w:t>
      </w:r>
      <w:r w:rsidRPr="00C2045F">
        <w:t>,</w:t>
      </w:r>
      <w:r>
        <w:rPr>
          <w:b/>
          <w:bCs/>
        </w:rPr>
        <w:t xml:space="preserve"> </w:t>
      </w:r>
      <w:r>
        <w:t>beyond which marginal returns diminish rapidly. The BUS £7,500 heat pump grant should be complemented by matched fabric support in this range.</w:t>
      </w:r>
    </w:p>
    <w:p w14:paraId="7527010D" w14:textId="193052E9" w:rsidR="000906E0" w:rsidRDefault="006444B8" w:rsidP="00C35902">
      <w:bookmarkStart w:id="184" w:name="_Toc216199733"/>
      <w:r>
        <w:t>Figure 1</w:t>
      </w:r>
      <w:r w:rsidR="00D065C3">
        <w:t xml:space="preserve"> renders visible a critical dynamic that underpins the economic case for fabric-first retrofit strategy. Reading from left to right, one observes how the marginal efficiency of each successive measure</w:t>
      </w:r>
      <w:r w:rsidR="00EA4F5A">
        <w:t xml:space="preserve">, </w:t>
      </w:r>
      <w:r w:rsidR="00D065C3">
        <w:t>expressed as kilowatt-hours saved per £1,000 invested</w:t>
      </w:r>
      <w:r w:rsidR="00EA4F5A">
        <w:t xml:space="preserve">, </w:t>
      </w:r>
      <w:r w:rsidR="00D065C3">
        <w:t>declines sharply once the cumulative investment exceeds approximately £2,300. The first three measures (loft top-up, draught-proofing, and cavity wall insulation) all sit comfortably above the 2,500 kWh/£1k threshold that I propose as a reasonable benchmark for cost-effectiveness; together they achieve a 35% reduction in heating demand for a relatively modest outlay. Beyond this point, however, efficiency collapses.</w:t>
      </w:r>
      <w:bookmarkStart w:id="185" w:name="_Ref216292666"/>
    </w:p>
    <w:p w14:paraId="485F0C9A" w14:textId="77777777" w:rsidR="000906E0" w:rsidRDefault="00233A78" w:rsidP="000906E0">
      <w:pPr>
        <w:keepNext/>
      </w:pPr>
      <w:r>
        <w:rPr>
          <w:noProof/>
        </w:rPr>
        <w:lastRenderedPageBreak/>
        <w:drawing>
          <wp:inline distT="0" distB="0" distL="0" distR="0" wp14:anchorId="7108200F" wp14:editId="42048300">
            <wp:extent cx="5731510" cy="3091649"/>
            <wp:effectExtent l="0" t="0" r="2540" b="0"/>
            <wp:docPr id="2117272109" name="Picture 1" descr="A graph with a line and a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72109" name="Picture 1" descr="A graph with a line and a line  AI-generated content may be incorrect."/>
                    <pic:cNvPicPr/>
                  </pic:nvPicPr>
                  <pic:blipFill rotWithShape="1">
                    <a:blip r:embed="rId17" cstate="print">
                      <a:extLst>
                        <a:ext uri="{28A0092B-C50C-407E-A947-70E740481C1C}">
                          <a14:useLocalDpi xmlns:a14="http://schemas.microsoft.com/office/drawing/2010/main" val="0"/>
                        </a:ext>
                      </a:extLst>
                    </a:blip>
                    <a:srcRect t="8259"/>
                    <a:stretch>
                      <a:fillRect/>
                    </a:stretch>
                  </pic:blipFill>
                  <pic:spPr bwMode="auto">
                    <a:xfrm>
                      <a:off x="0" y="0"/>
                      <a:ext cx="5731510" cy="3091649"/>
                    </a:xfrm>
                    <a:prstGeom prst="rect">
                      <a:avLst/>
                    </a:prstGeom>
                    <a:ln>
                      <a:noFill/>
                    </a:ln>
                    <a:extLst>
                      <a:ext uri="{53640926-AAD7-44D8-BBD7-CCE9431645EC}">
                        <a14:shadowObscured xmlns:a14="http://schemas.microsoft.com/office/drawing/2010/main"/>
                      </a:ext>
                    </a:extLst>
                  </pic:spPr>
                </pic:pic>
              </a:graphicData>
            </a:graphic>
          </wp:inline>
        </w:drawing>
      </w:r>
    </w:p>
    <w:p w14:paraId="151E2BB4" w14:textId="7C0562AE" w:rsidR="00233A78" w:rsidRDefault="000906E0" w:rsidP="000906E0">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r w:rsidRPr="009216F5">
        <w:t>Fabric Investment Tipping Point Analysis — Diminishing Returns from Sequential Retrofit Measures</w:t>
      </w:r>
    </w:p>
    <w:p w14:paraId="5BA38764" w14:textId="352EB282" w:rsidR="00D065C3" w:rsidRDefault="00D065C3" w:rsidP="00D065C3">
      <w:pPr>
        <w:pStyle w:val="Heading2"/>
      </w:pPr>
      <w:bookmarkStart w:id="186" w:name="_Toc216299534"/>
      <w:bookmarkStart w:id="187" w:name="_Toc216342810"/>
      <w:bookmarkStart w:id="188" w:name="_Toc216860037"/>
      <w:bookmarkEnd w:id="185"/>
      <w:r>
        <w:t>Cost Reduction Levers</w:t>
      </w:r>
      <w:bookmarkEnd w:id="186"/>
      <w:bookmarkEnd w:id="187"/>
      <w:bookmarkEnd w:id="188"/>
    </w:p>
    <w:p w14:paraId="2B8DE6DD" w14:textId="77777777" w:rsidR="00D065C3" w:rsidRDefault="00D065C3" w:rsidP="00C35902">
      <w:r>
        <w:t xml:space="preserve">The analysis identifies several cost reduction opportunities that could make </w:t>
      </w:r>
      <w:commentRangeStart w:id="189"/>
      <w:r>
        <w:t xml:space="preserve">heat pump </w:t>
      </w:r>
      <w:commentRangeEnd w:id="189"/>
      <w:r w:rsidR="008365C0">
        <w:rPr>
          <w:rStyle w:val="CommentReference"/>
        </w:rPr>
        <w:commentReference w:id="189"/>
      </w:r>
      <w:r>
        <w:t xml:space="preserve">deployment more </w:t>
      </w:r>
      <w:commentRangeStart w:id="190"/>
      <w:r>
        <w:t>affordable</w:t>
      </w:r>
      <w:commentRangeEnd w:id="190"/>
      <w:r w:rsidR="008365C0">
        <w:rPr>
          <w:rStyle w:val="CommentReference"/>
        </w:rPr>
        <w:commentReference w:id="190"/>
      </w:r>
      <w:r>
        <w:t>:</w:t>
      </w:r>
    </w:p>
    <w:p w14:paraId="70F3D0C9" w14:textId="678AC9D0" w:rsidR="008108EC" w:rsidRDefault="008108EC" w:rsidP="008108EC">
      <w:pPr>
        <w:pStyle w:val="Caption"/>
        <w:keepNext/>
      </w:pPr>
      <w:r>
        <w:t xml:space="preserve">Table </w:t>
      </w:r>
      <w:r>
        <w:fldChar w:fldCharType="begin"/>
      </w:r>
      <w:r>
        <w:instrText xml:space="preserve"> SEQ Table \* ARABIC </w:instrText>
      </w:r>
      <w:r>
        <w:fldChar w:fldCharType="separate"/>
      </w:r>
      <w:r w:rsidR="003962C7">
        <w:rPr>
          <w:noProof/>
        </w:rPr>
        <w:t>8</w:t>
      </w:r>
      <w:r>
        <w:fldChar w:fldCharType="end"/>
      </w:r>
      <w:r>
        <w:t xml:space="preserve"> </w:t>
      </w:r>
      <w:r w:rsidRPr="007468C6">
        <w:t>Potential Cost Reduction Levers — opportunities to reduce heat pump deployment costs</w:t>
      </w:r>
    </w:p>
    <w:tbl>
      <w:tblPr>
        <w:tblStyle w:val="TableStyle"/>
        <w:tblW w:w="0" w:type="auto"/>
        <w:tblLook w:val="04A0" w:firstRow="1" w:lastRow="0" w:firstColumn="1" w:lastColumn="0" w:noHBand="0" w:noVBand="1"/>
      </w:tblPr>
      <w:tblGrid>
        <w:gridCol w:w="3795"/>
        <w:gridCol w:w="1426"/>
        <w:gridCol w:w="1018"/>
      </w:tblGrid>
      <w:tr w:rsidR="008108EC" w:rsidRPr="008108EC" w14:paraId="0BBFFCA2" w14:textId="77777777" w:rsidTr="000906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59BAB2" w14:textId="2BE8F2BA" w:rsidR="008108EC" w:rsidRPr="008108EC" w:rsidRDefault="008108EC" w:rsidP="000906E0">
            <w:pPr>
              <w:jc w:val="left"/>
              <w:rPr>
                <w:sz w:val="18"/>
                <w:szCs w:val="20"/>
              </w:rPr>
            </w:pPr>
            <w:r w:rsidRPr="008108EC">
              <w:rPr>
                <w:sz w:val="18"/>
                <w:szCs w:val="20"/>
              </w:rPr>
              <w:t>Cost Lever</w:t>
            </w:r>
          </w:p>
        </w:tc>
        <w:tc>
          <w:tcPr>
            <w:tcW w:w="0" w:type="auto"/>
          </w:tcPr>
          <w:p w14:paraId="7B5C1162" w14:textId="22B488A9" w:rsidR="008108EC" w:rsidRPr="008108EC" w:rsidRDefault="008108EC" w:rsidP="000906E0">
            <w:pPr>
              <w:jc w:val="left"/>
              <w:cnfStyle w:val="100000000000" w:firstRow="1" w:lastRow="0" w:firstColumn="0" w:lastColumn="0" w:oddVBand="0" w:evenVBand="0" w:oddHBand="0" w:evenHBand="0" w:firstRowFirstColumn="0" w:firstRowLastColumn="0" w:lastRowFirstColumn="0" w:lastRowLastColumn="0"/>
              <w:rPr>
                <w:sz w:val="18"/>
                <w:szCs w:val="20"/>
              </w:rPr>
            </w:pPr>
            <w:r w:rsidRPr="008108EC">
              <w:rPr>
                <w:sz w:val="18"/>
                <w:szCs w:val="20"/>
              </w:rPr>
              <w:t>Reduction</w:t>
            </w:r>
          </w:p>
        </w:tc>
        <w:tc>
          <w:tcPr>
            <w:tcW w:w="0" w:type="auto"/>
          </w:tcPr>
          <w:p w14:paraId="1613CAD3" w14:textId="02EB92FD" w:rsidR="008108EC" w:rsidRPr="008108EC" w:rsidRDefault="008108EC" w:rsidP="000906E0">
            <w:pPr>
              <w:jc w:val="left"/>
              <w:cnfStyle w:val="100000000000" w:firstRow="1" w:lastRow="0" w:firstColumn="0" w:lastColumn="0" w:oddVBand="0" w:evenVBand="0" w:oddHBand="0" w:evenHBand="0" w:firstRowFirstColumn="0" w:firstRowLastColumn="0" w:lastRowFirstColumn="0" w:lastRowLastColumn="0"/>
              <w:rPr>
                <w:sz w:val="18"/>
                <w:szCs w:val="20"/>
              </w:rPr>
            </w:pPr>
            <w:r w:rsidRPr="008108EC">
              <w:rPr>
                <w:sz w:val="18"/>
                <w:szCs w:val="20"/>
              </w:rPr>
              <w:t>Difficulty</w:t>
            </w:r>
          </w:p>
        </w:tc>
      </w:tr>
      <w:tr w:rsidR="008108EC" w:rsidRPr="008108EC" w14:paraId="19EA8381" w14:textId="77777777" w:rsidTr="000906E0">
        <w:tc>
          <w:tcPr>
            <w:cnfStyle w:val="001000000000" w:firstRow="0" w:lastRow="0" w:firstColumn="1" w:lastColumn="0" w:oddVBand="0" w:evenVBand="0" w:oddHBand="0" w:evenHBand="0" w:firstRowFirstColumn="0" w:firstRowLastColumn="0" w:lastRowFirstColumn="0" w:lastRowLastColumn="0"/>
            <w:tcW w:w="0" w:type="auto"/>
          </w:tcPr>
          <w:p w14:paraId="004A52CC" w14:textId="54C3A808" w:rsidR="008108EC" w:rsidRPr="008108EC" w:rsidRDefault="008108EC" w:rsidP="000906E0">
            <w:pPr>
              <w:jc w:val="left"/>
              <w:rPr>
                <w:sz w:val="18"/>
                <w:szCs w:val="20"/>
              </w:rPr>
            </w:pPr>
            <w:r w:rsidRPr="008108EC">
              <w:rPr>
                <w:sz w:val="18"/>
                <w:szCs w:val="20"/>
              </w:rPr>
              <w:t>Shared ground loops / ambient networks</w:t>
            </w:r>
          </w:p>
        </w:tc>
        <w:tc>
          <w:tcPr>
            <w:tcW w:w="0" w:type="auto"/>
          </w:tcPr>
          <w:p w14:paraId="3E5704CC" w14:textId="71120F46" w:rsidR="008108EC" w:rsidRPr="008108EC" w:rsidRDefault="008108EC" w:rsidP="000906E0">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£2,100</w:t>
            </w:r>
          </w:p>
        </w:tc>
        <w:tc>
          <w:tcPr>
            <w:tcW w:w="0" w:type="auto"/>
          </w:tcPr>
          <w:p w14:paraId="2B5FD1CA" w14:textId="5CE0DE7F" w:rsidR="008108EC" w:rsidRPr="008108EC" w:rsidRDefault="008108EC" w:rsidP="000906E0">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Medium</w:t>
            </w:r>
          </w:p>
        </w:tc>
      </w:tr>
      <w:tr w:rsidR="008108EC" w:rsidRPr="008108EC" w14:paraId="2BDF9E87" w14:textId="77777777" w:rsidTr="000906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634AFE" w14:textId="3CD16C46" w:rsidR="008108EC" w:rsidRPr="008108EC" w:rsidRDefault="008108EC" w:rsidP="000906E0">
            <w:pPr>
              <w:jc w:val="left"/>
              <w:rPr>
                <w:sz w:val="18"/>
                <w:szCs w:val="20"/>
              </w:rPr>
            </w:pPr>
            <w:r w:rsidRPr="008108EC">
              <w:rPr>
                <w:sz w:val="18"/>
                <w:szCs w:val="20"/>
              </w:rPr>
              <w:t>Supply chain optimisation</w:t>
            </w:r>
          </w:p>
        </w:tc>
        <w:tc>
          <w:tcPr>
            <w:tcW w:w="0" w:type="auto"/>
          </w:tcPr>
          <w:p w14:paraId="0C40C599" w14:textId="49337AFE" w:rsidR="008108EC" w:rsidRPr="008108EC" w:rsidRDefault="008108EC" w:rsidP="000906E0">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£1,800</w:t>
            </w:r>
          </w:p>
        </w:tc>
        <w:tc>
          <w:tcPr>
            <w:tcW w:w="0" w:type="auto"/>
          </w:tcPr>
          <w:p w14:paraId="2BE93176" w14:textId="570239A4" w:rsidR="008108EC" w:rsidRPr="008108EC" w:rsidRDefault="008108EC" w:rsidP="000906E0">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Low</w:t>
            </w:r>
          </w:p>
        </w:tc>
      </w:tr>
      <w:tr w:rsidR="008108EC" w:rsidRPr="008108EC" w14:paraId="69932CC5" w14:textId="77777777" w:rsidTr="000906E0">
        <w:tc>
          <w:tcPr>
            <w:cnfStyle w:val="001000000000" w:firstRow="0" w:lastRow="0" w:firstColumn="1" w:lastColumn="0" w:oddVBand="0" w:evenVBand="0" w:oddHBand="0" w:evenHBand="0" w:firstRowFirstColumn="0" w:firstRowLastColumn="0" w:lastRowFirstColumn="0" w:lastRowLastColumn="0"/>
            <w:tcW w:w="0" w:type="auto"/>
          </w:tcPr>
          <w:p w14:paraId="721A5367" w14:textId="4E29660B" w:rsidR="008108EC" w:rsidRPr="008108EC" w:rsidRDefault="008108EC" w:rsidP="000906E0">
            <w:pPr>
              <w:jc w:val="left"/>
              <w:rPr>
                <w:sz w:val="18"/>
                <w:szCs w:val="20"/>
              </w:rPr>
            </w:pPr>
            <w:r w:rsidRPr="008108EC">
              <w:rPr>
                <w:sz w:val="18"/>
                <w:szCs w:val="20"/>
              </w:rPr>
              <w:t>Bulk procurement</w:t>
            </w:r>
          </w:p>
        </w:tc>
        <w:tc>
          <w:tcPr>
            <w:tcW w:w="0" w:type="auto"/>
          </w:tcPr>
          <w:p w14:paraId="76FE7E57" w14:textId="253CA417" w:rsidR="008108EC" w:rsidRPr="008108EC" w:rsidRDefault="008108EC" w:rsidP="000906E0">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£1,200</w:t>
            </w:r>
          </w:p>
        </w:tc>
        <w:tc>
          <w:tcPr>
            <w:tcW w:w="0" w:type="auto"/>
          </w:tcPr>
          <w:p w14:paraId="1C41CD6A" w14:textId="226FD602" w:rsidR="008108EC" w:rsidRPr="008108EC" w:rsidRDefault="008108EC" w:rsidP="000906E0">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Low</w:t>
            </w:r>
          </w:p>
        </w:tc>
      </w:tr>
      <w:tr w:rsidR="008108EC" w:rsidRPr="008108EC" w14:paraId="48BDDC82" w14:textId="77777777" w:rsidTr="000906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3BB006" w14:textId="36C14C61" w:rsidR="008108EC" w:rsidRPr="008108EC" w:rsidRDefault="008108EC" w:rsidP="000906E0">
            <w:pPr>
              <w:jc w:val="left"/>
              <w:rPr>
                <w:sz w:val="18"/>
                <w:szCs w:val="20"/>
              </w:rPr>
            </w:pPr>
            <w:r w:rsidRPr="008108EC">
              <w:rPr>
                <w:sz w:val="18"/>
                <w:szCs w:val="20"/>
              </w:rPr>
              <w:t>Standardised designs</w:t>
            </w:r>
          </w:p>
        </w:tc>
        <w:tc>
          <w:tcPr>
            <w:tcW w:w="0" w:type="auto"/>
          </w:tcPr>
          <w:p w14:paraId="5DDC781F" w14:textId="309C0752" w:rsidR="008108EC" w:rsidRPr="008108EC" w:rsidRDefault="008108EC" w:rsidP="000906E0">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£800</w:t>
            </w:r>
          </w:p>
        </w:tc>
        <w:tc>
          <w:tcPr>
            <w:tcW w:w="0" w:type="auto"/>
          </w:tcPr>
          <w:p w14:paraId="6DF921F6" w14:textId="6CD1A5B6" w:rsidR="008108EC" w:rsidRPr="008108EC" w:rsidRDefault="008108EC" w:rsidP="000906E0">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Low</w:t>
            </w:r>
          </w:p>
        </w:tc>
      </w:tr>
      <w:tr w:rsidR="008108EC" w:rsidRPr="008108EC" w14:paraId="42C49174" w14:textId="77777777" w:rsidTr="000906E0">
        <w:tc>
          <w:tcPr>
            <w:cnfStyle w:val="001000000000" w:firstRow="0" w:lastRow="0" w:firstColumn="1" w:lastColumn="0" w:oddVBand="0" w:evenVBand="0" w:oddHBand="0" w:evenHBand="0" w:firstRowFirstColumn="0" w:firstRowLastColumn="0" w:lastRowFirstColumn="0" w:lastRowLastColumn="0"/>
            <w:tcW w:w="0" w:type="auto"/>
          </w:tcPr>
          <w:p w14:paraId="05EA1265" w14:textId="0A0CF798" w:rsidR="008108EC" w:rsidRPr="008108EC" w:rsidRDefault="008108EC" w:rsidP="000906E0">
            <w:pPr>
              <w:jc w:val="left"/>
              <w:rPr>
                <w:sz w:val="18"/>
                <w:szCs w:val="20"/>
              </w:rPr>
            </w:pPr>
            <w:r w:rsidRPr="008108EC">
              <w:rPr>
                <w:sz w:val="18"/>
                <w:szCs w:val="20"/>
              </w:rPr>
              <w:t>Street-by-street delivery</w:t>
            </w:r>
          </w:p>
        </w:tc>
        <w:tc>
          <w:tcPr>
            <w:tcW w:w="0" w:type="auto"/>
          </w:tcPr>
          <w:p w14:paraId="7FD06AF4" w14:textId="2E833DA3" w:rsidR="008108EC" w:rsidRPr="008108EC" w:rsidRDefault="008108EC" w:rsidP="000906E0">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£200</w:t>
            </w:r>
          </w:p>
        </w:tc>
        <w:tc>
          <w:tcPr>
            <w:tcW w:w="0" w:type="auto"/>
          </w:tcPr>
          <w:p w14:paraId="79A410AB" w14:textId="7BE071A0" w:rsidR="008108EC" w:rsidRPr="008108EC" w:rsidRDefault="008108EC" w:rsidP="000906E0">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Medium</w:t>
            </w:r>
          </w:p>
        </w:tc>
      </w:tr>
      <w:tr w:rsidR="008108EC" w:rsidRPr="008108EC" w14:paraId="1D838E94" w14:textId="77777777" w:rsidTr="000906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E83117" w14:textId="5B01816E" w:rsidR="008108EC" w:rsidRPr="008108EC" w:rsidRDefault="008108EC" w:rsidP="000906E0">
            <w:pPr>
              <w:jc w:val="left"/>
              <w:rPr>
                <w:sz w:val="18"/>
                <w:szCs w:val="20"/>
              </w:rPr>
            </w:pPr>
            <w:r w:rsidRPr="008108EC">
              <w:rPr>
                <w:sz w:val="18"/>
                <w:szCs w:val="20"/>
              </w:rPr>
              <w:t>TOTAL POTENTIAL</w:t>
            </w:r>
          </w:p>
        </w:tc>
        <w:tc>
          <w:tcPr>
            <w:tcW w:w="0" w:type="auto"/>
          </w:tcPr>
          <w:p w14:paraId="21B0446E" w14:textId="63CF459B" w:rsidR="008108EC" w:rsidRPr="008108EC" w:rsidRDefault="008108EC" w:rsidP="000906E0">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£3,000–£5,000</w:t>
            </w:r>
          </w:p>
        </w:tc>
        <w:tc>
          <w:tcPr>
            <w:tcW w:w="0" w:type="auto"/>
          </w:tcPr>
          <w:p w14:paraId="023DFA38" w14:textId="21AE33B0" w:rsidR="008108EC" w:rsidRPr="008108EC" w:rsidRDefault="008108EC" w:rsidP="000906E0">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w:t>
            </w:r>
          </w:p>
        </w:tc>
      </w:tr>
    </w:tbl>
    <w:p w14:paraId="1D96E561" w14:textId="00E1B7EB" w:rsidR="00D065C3" w:rsidRDefault="00D065C3" w:rsidP="00D065C3">
      <w:pPr>
        <w:pStyle w:val="Heading1"/>
      </w:pPr>
      <w:bookmarkStart w:id="191" w:name="_Toc216299535"/>
      <w:bookmarkStart w:id="192" w:name="_Toc216342811"/>
      <w:bookmarkStart w:id="193" w:name="_Toc216860038"/>
      <w:r>
        <w:t>Scenario Results</w:t>
      </w:r>
      <w:bookmarkEnd w:id="184"/>
      <w:bookmarkEnd w:id="191"/>
      <w:bookmarkEnd w:id="192"/>
      <w:bookmarkEnd w:id="193"/>
    </w:p>
    <w:p w14:paraId="40EA79DA" w14:textId="77777777" w:rsidR="00D065C3" w:rsidRDefault="00D065C3" w:rsidP="00D065C3">
      <w:pPr>
        <w:pStyle w:val="Heading2"/>
      </w:pPr>
      <w:bookmarkStart w:id="194" w:name="_Toc216299536"/>
      <w:bookmarkStart w:id="195" w:name="_Toc216199734"/>
      <w:bookmarkStart w:id="196" w:name="_Toc216342812"/>
      <w:bookmarkStart w:id="197" w:name="_Toc216860039"/>
      <w:r>
        <w:t>Overview</w:t>
      </w:r>
      <w:bookmarkEnd w:id="194"/>
      <w:bookmarkEnd w:id="195"/>
      <w:bookmarkEnd w:id="196"/>
      <w:bookmarkEnd w:id="197"/>
    </w:p>
    <w:p w14:paraId="5094B146" w14:textId="77777777" w:rsidR="006444B8" w:rsidRDefault="006444B8" w:rsidP="BFE904FA">
      <w:r>
        <w:t>The following section presents results from five modelled scenarios, each representing a different pathway to decarbonising heat in London's Edwardian terraced stock. The scenarios range from minimal intervention (fabric improvements only) to comprehensive transformation (full heat pump deployment with deep retrofit). By comparing these pathways side-by-side, we can identify which approaches offer the best balance of cost, carbon savings, and practical deliverability. The key question: what combination of measures delivers meaningful decarbonisation at a cost that households and government can realistically afford?</w:t>
      </w:r>
    </w:p>
    <w:p w14:paraId="7E518233" w14:textId="77777777" w:rsidR="00D065C3" w:rsidRDefault="00D065C3" w:rsidP="00C35902">
      <w:r>
        <w:lastRenderedPageBreak/>
        <w:t>Five scenarios were modelled across the full dataset of approximately 700,000 dwellings, enabling comparison of different decarbonisation pathways on consistent metrics.</w:t>
      </w:r>
      <w:r w:rsidR="006444B8">
        <w:t xml:space="preserve"> Property-level results are available in the accompanying data outputs for more granular analysis.</w:t>
      </w:r>
    </w:p>
    <w:p w14:paraId="17FCCED9" w14:textId="77777777" w:rsidR="00D065C3" w:rsidRDefault="00D065C3" w:rsidP="00D065C3">
      <w:pPr>
        <w:pStyle w:val="Heading2"/>
      </w:pPr>
      <w:bookmarkStart w:id="198" w:name="_Toc216299537"/>
      <w:bookmarkStart w:id="199" w:name="_Toc216199735"/>
      <w:bookmarkStart w:id="200" w:name="_Toc216342813"/>
      <w:bookmarkStart w:id="201" w:name="_Toc216860040"/>
      <w:r>
        <w:t>Scenario Outcomes Summary</w:t>
      </w:r>
      <w:bookmarkEnd w:id="198"/>
      <w:bookmarkEnd w:id="199"/>
      <w:bookmarkEnd w:id="200"/>
      <w:bookmarkEnd w:id="201"/>
    </w:p>
    <w:p w14:paraId="6D46A26E" w14:textId="224AC0C2" w:rsidR="008108EC" w:rsidRDefault="008108EC" w:rsidP="008108EC">
      <w:pPr>
        <w:pStyle w:val="Caption"/>
        <w:keepNext/>
      </w:pPr>
      <w:r>
        <w:t xml:space="preserve">Table </w:t>
      </w:r>
      <w:r>
        <w:fldChar w:fldCharType="begin"/>
      </w:r>
      <w:r>
        <w:instrText xml:space="preserve"> SEQ Table \* ARABIC </w:instrText>
      </w:r>
      <w:r>
        <w:fldChar w:fldCharType="separate"/>
      </w:r>
      <w:r w:rsidR="003962C7">
        <w:rPr>
          <w:noProof/>
        </w:rPr>
        <w:t>9</w:t>
      </w:r>
      <w:r>
        <w:fldChar w:fldCharType="end"/>
      </w:r>
      <w:r>
        <w:t xml:space="preserve"> </w:t>
      </w:r>
      <w:r w:rsidRPr="00DC4729">
        <w:t>Comprehensive Scenario Comparison — full breakdown of costs, energy savings, and carbon reductions</w:t>
      </w:r>
    </w:p>
    <w:tbl>
      <w:tblPr>
        <w:tblStyle w:val="TableStyle"/>
        <w:tblW w:w="0" w:type="auto"/>
        <w:tblLook w:val="04A0" w:firstRow="1" w:lastRow="0" w:firstColumn="1" w:lastColumn="0" w:noHBand="0" w:noVBand="1"/>
      </w:tblPr>
      <w:tblGrid>
        <w:gridCol w:w="1542"/>
        <w:gridCol w:w="1233"/>
        <w:gridCol w:w="917"/>
        <w:gridCol w:w="1588"/>
        <w:gridCol w:w="1526"/>
        <w:gridCol w:w="964"/>
        <w:gridCol w:w="1246"/>
      </w:tblGrid>
      <w:tr w:rsidR="0029422B" w:rsidRPr="008108EC" w14:paraId="6D76AB33" w14:textId="77777777" w:rsidTr="00810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2A31A9" w14:textId="77777777" w:rsidR="008108EC" w:rsidRPr="008108EC" w:rsidRDefault="008108EC" w:rsidP="008108EC">
            <w:pPr>
              <w:jc w:val="left"/>
              <w:rPr>
                <w:sz w:val="18"/>
                <w:szCs w:val="20"/>
              </w:rPr>
            </w:pPr>
            <w:commentRangeStart w:id="202"/>
            <w:r w:rsidRPr="008108EC">
              <w:rPr>
                <w:sz w:val="18"/>
                <w:szCs w:val="20"/>
              </w:rPr>
              <w:t>Scenario</w:t>
            </w:r>
            <w:commentRangeEnd w:id="202"/>
            <w:r w:rsidR="008365C0">
              <w:rPr>
                <w:rStyle w:val="CommentReference"/>
                <w:b w:val="0"/>
                <w:kern w:val="0"/>
                <w14:ligatures w14:val="none"/>
              </w:rPr>
              <w:commentReference w:id="202"/>
            </w:r>
          </w:p>
        </w:tc>
        <w:tc>
          <w:tcPr>
            <w:tcW w:w="0" w:type="auto"/>
          </w:tcPr>
          <w:p w14:paraId="07C0034E" w14:textId="20383EDC" w:rsidR="008108EC" w:rsidRPr="008108EC" w:rsidRDefault="006444B8" w:rsidP="008108EC">
            <w:pPr>
              <w:jc w:val="left"/>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Total Cost (£bn)</w:t>
            </w:r>
          </w:p>
        </w:tc>
        <w:tc>
          <w:tcPr>
            <w:tcW w:w="0" w:type="auto"/>
          </w:tcPr>
          <w:p w14:paraId="6C4B71D1" w14:textId="77777777" w:rsidR="008108EC" w:rsidRPr="008108EC" w:rsidRDefault="008108EC" w:rsidP="008108EC">
            <w:pPr>
              <w:jc w:val="left"/>
              <w:cnfStyle w:val="100000000000" w:firstRow="1" w:lastRow="0" w:firstColumn="0" w:lastColumn="0" w:oddVBand="0" w:evenVBand="0" w:oddHBand="0" w:evenHBand="0" w:firstRowFirstColumn="0" w:firstRowLastColumn="0" w:lastRowFirstColumn="0" w:lastRowLastColumn="0"/>
              <w:rPr>
                <w:sz w:val="18"/>
                <w:szCs w:val="20"/>
              </w:rPr>
            </w:pPr>
            <w:r w:rsidRPr="008108EC">
              <w:rPr>
                <w:sz w:val="18"/>
                <w:szCs w:val="20"/>
              </w:rPr>
              <w:t>Per Home</w:t>
            </w:r>
          </w:p>
        </w:tc>
        <w:tc>
          <w:tcPr>
            <w:tcW w:w="0" w:type="auto"/>
          </w:tcPr>
          <w:p w14:paraId="255A5EC1" w14:textId="28D03A9E" w:rsidR="008108EC" w:rsidRPr="008108EC" w:rsidRDefault="006444B8" w:rsidP="008108EC">
            <w:pPr>
              <w:jc w:val="left"/>
              <w:cnfStyle w:val="100000000000" w:firstRow="1" w:lastRow="0" w:firstColumn="0" w:lastColumn="0" w:oddVBand="0" w:evenVBand="0" w:oddHBand="0" w:evenHBand="0" w:firstRowFirstColumn="0" w:firstRowLastColumn="0" w:lastRowFirstColumn="0" w:lastRowLastColumn="0"/>
              <w:rPr>
                <w:sz w:val="18"/>
                <w:szCs w:val="20"/>
              </w:rPr>
            </w:pPr>
            <w:r>
              <w:rPr>
                <w:sz w:val="18"/>
                <w:szCs w:val="20"/>
              </w:rPr>
              <w:t>Energy Saved (TWh/yr)</w:t>
            </w:r>
          </w:p>
        </w:tc>
        <w:tc>
          <w:tcPr>
            <w:tcW w:w="0" w:type="auto"/>
          </w:tcPr>
          <w:p w14:paraId="16F1E776" w14:textId="7909AD26" w:rsidR="008108EC" w:rsidRPr="008108EC" w:rsidRDefault="008365C0" w:rsidP="008108EC">
            <w:pPr>
              <w:jc w:val="left"/>
              <w:cnfStyle w:val="100000000000" w:firstRow="1" w:lastRow="0" w:firstColumn="0" w:lastColumn="0" w:oddVBand="0" w:evenVBand="0" w:oddHBand="0" w:evenHBand="0" w:firstRowFirstColumn="0" w:firstRowLastColumn="0" w:lastRowFirstColumn="0" w:lastRowLastColumn="0"/>
              <w:rPr>
                <w:sz w:val="18"/>
                <w:szCs w:val="20"/>
              </w:rPr>
            </w:pPr>
            <w:commentRangeStart w:id="203"/>
            <w:ins w:id="204" w:author="Pil Krogh Tygesen" w:date="2026-01-06T10:10:00Z">
              <w:r>
                <w:rPr>
                  <w:sz w:val="18"/>
                  <w:szCs w:val="20"/>
                </w:rPr>
                <w:t xml:space="preserve">Reduced </w:t>
              </w:r>
              <w:commentRangeEnd w:id="203"/>
              <w:r>
                <w:rPr>
                  <w:rStyle w:val="CommentReference"/>
                  <w:b w:val="0"/>
                  <w:kern w:val="0"/>
                  <w14:ligatures w14:val="none"/>
                </w:rPr>
                <w:commentReference w:id="203"/>
              </w:r>
            </w:ins>
            <w:r w:rsidR="008108EC" w:rsidRPr="008108EC">
              <w:rPr>
                <w:sz w:val="18"/>
                <w:szCs w:val="20"/>
              </w:rPr>
              <w:t>CO</w:t>
            </w:r>
            <w:r w:rsidR="008108EC" w:rsidRPr="008108EC">
              <w:rPr>
                <w:rFonts w:ascii="Cambria Math" w:hAnsi="Cambria Math" w:cs="Cambria Math"/>
                <w:sz w:val="18"/>
                <w:szCs w:val="20"/>
              </w:rPr>
              <w:t>₂</w:t>
            </w:r>
          </w:p>
        </w:tc>
        <w:tc>
          <w:tcPr>
            <w:tcW w:w="0" w:type="auto"/>
          </w:tcPr>
          <w:p w14:paraId="59494912" w14:textId="77777777" w:rsidR="008108EC" w:rsidRPr="008108EC" w:rsidRDefault="008108EC" w:rsidP="008108EC">
            <w:pPr>
              <w:jc w:val="left"/>
              <w:cnfStyle w:val="100000000000" w:firstRow="1" w:lastRow="0" w:firstColumn="0" w:lastColumn="0" w:oddVBand="0" w:evenVBand="0" w:oddHBand="0" w:evenHBand="0" w:firstRowFirstColumn="0" w:firstRowLastColumn="0" w:lastRowFirstColumn="0" w:lastRowLastColumn="0"/>
              <w:rPr>
                <w:sz w:val="18"/>
                <w:szCs w:val="20"/>
              </w:rPr>
            </w:pPr>
            <w:r w:rsidRPr="008108EC">
              <w:rPr>
                <w:sz w:val="18"/>
                <w:szCs w:val="20"/>
              </w:rPr>
              <w:t>Payback</w:t>
            </w:r>
          </w:p>
        </w:tc>
        <w:tc>
          <w:tcPr>
            <w:tcW w:w="0" w:type="auto"/>
          </w:tcPr>
          <w:p w14:paraId="6B852203" w14:textId="77777777" w:rsidR="008108EC" w:rsidRPr="008108EC" w:rsidRDefault="008108EC" w:rsidP="008108EC">
            <w:pPr>
              <w:jc w:val="left"/>
              <w:cnfStyle w:val="100000000000" w:firstRow="1" w:lastRow="0" w:firstColumn="0" w:lastColumn="0" w:oddVBand="0" w:evenVBand="0" w:oddHBand="0" w:evenHBand="0" w:firstRowFirstColumn="0" w:firstRowLastColumn="0" w:lastRowFirstColumn="0" w:lastRowLastColumn="0"/>
              <w:rPr>
                <w:sz w:val="18"/>
                <w:szCs w:val="20"/>
              </w:rPr>
            </w:pPr>
            <w:r w:rsidRPr="008108EC">
              <w:rPr>
                <w:sz w:val="18"/>
                <w:szCs w:val="20"/>
              </w:rPr>
              <w:t>EPC Impact</w:t>
            </w:r>
          </w:p>
        </w:tc>
      </w:tr>
      <w:tr w:rsidR="0029422B" w:rsidRPr="008108EC" w14:paraId="6D6ABDA3" w14:textId="77777777" w:rsidTr="008108EC">
        <w:tc>
          <w:tcPr>
            <w:cnfStyle w:val="001000000000" w:firstRow="0" w:lastRow="0" w:firstColumn="1" w:lastColumn="0" w:oddVBand="0" w:evenVBand="0" w:oddHBand="0" w:evenHBand="0" w:firstRowFirstColumn="0" w:firstRowLastColumn="0" w:lastRowFirstColumn="0" w:lastRowLastColumn="0"/>
            <w:tcW w:w="0" w:type="auto"/>
          </w:tcPr>
          <w:p w14:paraId="7C92A2C2" w14:textId="77777777" w:rsidR="008108EC" w:rsidRPr="008108EC" w:rsidRDefault="008108EC" w:rsidP="008108EC">
            <w:pPr>
              <w:jc w:val="left"/>
              <w:rPr>
                <w:sz w:val="18"/>
                <w:szCs w:val="20"/>
              </w:rPr>
            </w:pPr>
            <w:r w:rsidRPr="008108EC">
              <w:rPr>
                <w:sz w:val="18"/>
                <w:szCs w:val="20"/>
              </w:rPr>
              <w:t>Fabric-only</w:t>
            </w:r>
          </w:p>
        </w:tc>
        <w:tc>
          <w:tcPr>
            <w:tcW w:w="0" w:type="auto"/>
          </w:tcPr>
          <w:p w14:paraId="207AE796"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£20.0bn</w:t>
            </w:r>
          </w:p>
        </w:tc>
        <w:tc>
          <w:tcPr>
            <w:tcW w:w="0" w:type="auto"/>
          </w:tcPr>
          <w:p w14:paraId="261329C1"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£28.4k</w:t>
            </w:r>
          </w:p>
        </w:tc>
        <w:tc>
          <w:tcPr>
            <w:tcW w:w="0" w:type="auto"/>
          </w:tcPr>
          <w:p w14:paraId="483596CC"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9.63 TWh</w:t>
            </w:r>
          </w:p>
        </w:tc>
        <w:tc>
          <w:tcPr>
            <w:tcW w:w="0" w:type="auto"/>
          </w:tcPr>
          <w:p w14:paraId="4AE6E71A"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1.76 Mt</w:t>
            </w:r>
          </w:p>
        </w:tc>
        <w:tc>
          <w:tcPr>
            <w:tcW w:w="0" w:type="auto"/>
          </w:tcPr>
          <w:p w14:paraId="173CA5DE"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33–35 yrs</w:t>
            </w:r>
          </w:p>
        </w:tc>
        <w:tc>
          <w:tcPr>
            <w:tcW w:w="0" w:type="auto"/>
          </w:tcPr>
          <w:p w14:paraId="0CB3EBD3"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rFonts w:ascii="Arial" w:hAnsi="Arial" w:cs="Arial"/>
                <w:sz w:val="18"/>
                <w:szCs w:val="20"/>
              </w:rPr>
              <w:t>→</w:t>
            </w:r>
            <w:r w:rsidRPr="008108EC">
              <w:rPr>
                <w:sz w:val="18"/>
                <w:szCs w:val="20"/>
              </w:rPr>
              <w:t xml:space="preserve"> Most to A/B</w:t>
            </w:r>
          </w:p>
        </w:tc>
      </w:tr>
      <w:tr w:rsidR="0029422B" w:rsidRPr="008108EC" w14:paraId="134C7E5B" w14:textId="77777777" w:rsidTr="008108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FA1B10" w14:textId="77777777" w:rsidR="008108EC" w:rsidRPr="008108EC" w:rsidRDefault="008108EC" w:rsidP="008108EC">
            <w:pPr>
              <w:jc w:val="left"/>
              <w:rPr>
                <w:sz w:val="18"/>
                <w:szCs w:val="20"/>
              </w:rPr>
            </w:pPr>
            <w:r w:rsidRPr="008108EC">
              <w:rPr>
                <w:sz w:val="18"/>
                <w:szCs w:val="20"/>
              </w:rPr>
              <w:t>Heat Pump</w:t>
            </w:r>
          </w:p>
        </w:tc>
        <w:tc>
          <w:tcPr>
            <w:tcW w:w="0" w:type="auto"/>
          </w:tcPr>
          <w:p w14:paraId="3FED109A"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£29.9bn</w:t>
            </w:r>
          </w:p>
        </w:tc>
        <w:tc>
          <w:tcPr>
            <w:tcW w:w="0" w:type="auto"/>
          </w:tcPr>
          <w:p w14:paraId="04A2AAFB"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£42.5k</w:t>
            </w:r>
          </w:p>
        </w:tc>
        <w:tc>
          <w:tcPr>
            <w:tcW w:w="0" w:type="auto"/>
          </w:tcPr>
          <w:p w14:paraId="6F861A26"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19.0 TWh</w:t>
            </w:r>
          </w:p>
        </w:tc>
        <w:tc>
          <w:tcPr>
            <w:tcW w:w="0" w:type="auto"/>
          </w:tcPr>
          <w:p w14:paraId="06A62223"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3.47 Mt</w:t>
            </w:r>
          </w:p>
        </w:tc>
        <w:tc>
          <w:tcPr>
            <w:tcW w:w="0" w:type="auto"/>
          </w:tcPr>
          <w:p w14:paraId="2E7855C8"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26–28 yrs</w:t>
            </w:r>
          </w:p>
        </w:tc>
        <w:tc>
          <w:tcPr>
            <w:tcW w:w="0" w:type="auto"/>
          </w:tcPr>
          <w:p w14:paraId="597FB4EB"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Highest CO</w:t>
            </w:r>
            <w:r w:rsidRPr="008108EC">
              <w:rPr>
                <w:rFonts w:ascii="Cambria Math" w:hAnsi="Cambria Math" w:cs="Cambria Math"/>
                <w:sz w:val="18"/>
                <w:szCs w:val="20"/>
              </w:rPr>
              <w:t>₂</w:t>
            </w:r>
            <w:r w:rsidRPr="008108EC">
              <w:rPr>
                <w:sz w:val="18"/>
                <w:szCs w:val="20"/>
              </w:rPr>
              <w:t xml:space="preserve"> cut</w:t>
            </w:r>
          </w:p>
        </w:tc>
      </w:tr>
      <w:tr w:rsidR="0029422B" w:rsidRPr="008108EC" w14:paraId="4918A8FF" w14:textId="77777777" w:rsidTr="008108EC">
        <w:tc>
          <w:tcPr>
            <w:cnfStyle w:val="001000000000" w:firstRow="0" w:lastRow="0" w:firstColumn="1" w:lastColumn="0" w:oddVBand="0" w:evenVBand="0" w:oddHBand="0" w:evenHBand="0" w:firstRowFirstColumn="0" w:firstRowLastColumn="0" w:lastRowFirstColumn="0" w:lastRowLastColumn="0"/>
            <w:tcW w:w="0" w:type="auto"/>
          </w:tcPr>
          <w:p w14:paraId="78981A82" w14:textId="77777777" w:rsidR="008108EC" w:rsidRPr="008108EC" w:rsidRDefault="008108EC" w:rsidP="008108EC">
            <w:pPr>
              <w:jc w:val="left"/>
              <w:rPr>
                <w:sz w:val="18"/>
                <w:szCs w:val="20"/>
              </w:rPr>
            </w:pPr>
            <w:r w:rsidRPr="008108EC">
              <w:rPr>
                <w:sz w:val="18"/>
                <w:szCs w:val="20"/>
              </w:rPr>
              <w:t>Heat Network</w:t>
            </w:r>
          </w:p>
        </w:tc>
        <w:tc>
          <w:tcPr>
            <w:tcW w:w="0" w:type="auto"/>
          </w:tcPr>
          <w:p w14:paraId="7E3DE8EE"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£23.5bn</w:t>
            </w:r>
          </w:p>
        </w:tc>
        <w:tc>
          <w:tcPr>
            <w:tcW w:w="0" w:type="auto"/>
          </w:tcPr>
          <w:p w14:paraId="281DEE78"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£33.4k</w:t>
            </w:r>
          </w:p>
        </w:tc>
        <w:tc>
          <w:tcPr>
            <w:tcW w:w="0" w:type="auto"/>
          </w:tcPr>
          <w:p w14:paraId="1F523CC0"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12.5 TWh</w:t>
            </w:r>
          </w:p>
        </w:tc>
        <w:tc>
          <w:tcPr>
            <w:tcW w:w="0" w:type="auto"/>
          </w:tcPr>
          <w:p w14:paraId="30F14C58"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2.1 Mt</w:t>
            </w:r>
          </w:p>
        </w:tc>
        <w:tc>
          <w:tcPr>
            <w:tcW w:w="0" w:type="auto"/>
          </w:tcPr>
          <w:p w14:paraId="340AA775"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~40 yrs</w:t>
            </w:r>
          </w:p>
        </w:tc>
        <w:tc>
          <w:tcPr>
            <w:tcW w:w="0" w:type="auto"/>
          </w:tcPr>
          <w:p w14:paraId="17C70507"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Property-side</w:t>
            </w:r>
          </w:p>
        </w:tc>
      </w:tr>
      <w:tr w:rsidR="0029422B" w:rsidRPr="008108EC" w14:paraId="13525EFA" w14:textId="77777777" w:rsidTr="008108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18151A" w14:textId="77777777" w:rsidR="008108EC" w:rsidRPr="008108EC" w:rsidRDefault="008108EC" w:rsidP="008108EC">
            <w:pPr>
              <w:jc w:val="left"/>
              <w:rPr>
                <w:sz w:val="18"/>
                <w:szCs w:val="20"/>
              </w:rPr>
            </w:pPr>
            <w:commentRangeStart w:id="205"/>
            <w:r w:rsidRPr="008108EC">
              <w:rPr>
                <w:sz w:val="18"/>
                <w:szCs w:val="20"/>
              </w:rPr>
              <w:t>Hybrid</w:t>
            </w:r>
            <w:commentRangeEnd w:id="205"/>
            <w:r w:rsidR="009943D3">
              <w:rPr>
                <w:rStyle w:val="CommentReference"/>
                <w:b w:val="0"/>
                <w:kern w:val="0"/>
                <w14:ligatures w14:val="none"/>
              </w:rPr>
              <w:commentReference w:id="205"/>
            </w:r>
          </w:p>
        </w:tc>
        <w:tc>
          <w:tcPr>
            <w:tcW w:w="0" w:type="auto"/>
          </w:tcPr>
          <w:p w14:paraId="00EE77D1"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£20.0bn</w:t>
            </w:r>
          </w:p>
        </w:tc>
        <w:tc>
          <w:tcPr>
            <w:tcW w:w="0" w:type="auto"/>
          </w:tcPr>
          <w:p w14:paraId="57773995"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£28.0k</w:t>
            </w:r>
          </w:p>
        </w:tc>
        <w:tc>
          <w:tcPr>
            <w:tcW w:w="0" w:type="auto"/>
          </w:tcPr>
          <w:p w14:paraId="13E8ECDD"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14.2 TWh</w:t>
            </w:r>
          </w:p>
        </w:tc>
        <w:tc>
          <w:tcPr>
            <w:tcW w:w="0" w:type="auto"/>
          </w:tcPr>
          <w:p w14:paraId="69D39028"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2.8 Mt</w:t>
            </w:r>
          </w:p>
        </w:tc>
        <w:tc>
          <w:tcPr>
            <w:tcW w:w="0" w:type="auto"/>
          </w:tcPr>
          <w:p w14:paraId="744E3F5F"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45–47 yrs</w:t>
            </w:r>
          </w:p>
        </w:tc>
        <w:tc>
          <w:tcPr>
            <w:tcW w:w="0" w:type="auto"/>
          </w:tcPr>
          <w:p w14:paraId="78E20E7A" w14:textId="77777777" w:rsidR="008108EC" w:rsidRPr="008108EC" w:rsidRDefault="008108EC" w:rsidP="008108EC">
            <w:pPr>
              <w:jc w:val="left"/>
              <w:cnfStyle w:val="000000010000" w:firstRow="0" w:lastRow="0" w:firstColumn="0" w:lastColumn="0" w:oddVBand="0" w:evenVBand="0" w:oddHBand="0" w:evenHBand="1" w:firstRowFirstColumn="0" w:firstRowLastColumn="0" w:lastRowFirstColumn="0" w:lastRowLastColumn="0"/>
              <w:rPr>
                <w:sz w:val="18"/>
                <w:szCs w:val="20"/>
              </w:rPr>
            </w:pPr>
            <w:r w:rsidRPr="008108EC">
              <w:rPr>
                <w:sz w:val="18"/>
                <w:szCs w:val="20"/>
              </w:rPr>
              <w:t>Mixed</w:t>
            </w:r>
          </w:p>
        </w:tc>
      </w:tr>
      <w:tr w:rsidR="0029422B" w:rsidRPr="008108EC" w14:paraId="086C5669" w14:textId="77777777" w:rsidTr="008108EC">
        <w:tc>
          <w:tcPr>
            <w:cnfStyle w:val="001000000000" w:firstRow="0" w:lastRow="0" w:firstColumn="1" w:lastColumn="0" w:oddVBand="0" w:evenVBand="0" w:oddHBand="0" w:evenHBand="0" w:firstRowFirstColumn="0" w:firstRowLastColumn="0" w:lastRowFirstColumn="0" w:lastRowLastColumn="0"/>
            <w:tcW w:w="0" w:type="auto"/>
          </w:tcPr>
          <w:p w14:paraId="5A124BA6" w14:textId="77777777" w:rsidR="008108EC" w:rsidRPr="008108EC" w:rsidRDefault="008108EC" w:rsidP="008108EC">
            <w:pPr>
              <w:jc w:val="left"/>
              <w:rPr>
                <w:sz w:val="18"/>
                <w:szCs w:val="20"/>
              </w:rPr>
            </w:pPr>
            <w:r w:rsidRPr="008108EC">
              <w:rPr>
                <w:sz w:val="18"/>
                <w:szCs w:val="20"/>
              </w:rPr>
              <w:t>HP-Ready</w:t>
            </w:r>
          </w:p>
        </w:tc>
        <w:tc>
          <w:tcPr>
            <w:tcW w:w="0" w:type="auto"/>
          </w:tcPr>
          <w:p w14:paraId="0AED0D4E"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£15.6bn</w:t>
            </w:r>
          </w:p>
        </w:tc>
        <w:tc>
          <w:tcPr>
            <w:tcW w:w="0" w:type="auto"/>
          </w:tcPr>
          <w:p w14:paraId="43240F53"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£22.2k</w:t>
            </w:r>
          </w:p>
        </w:tc>
        <w:tc>
          <w:tcPr>
            <w:tcW w:w="0" w:type="auto"/>
          </w:tcPr>
          <w:p w14:paraId="596CC083"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11.8 TWh</w:t>
            </w:r>
          </w:p>
        </w:tc>
        <w:tc>
          <w:tcPr>
            <w:tcW w:w="0" w:type="auto"/>
          </w:tcPr>
          <w:p w14:paraId="3C2247DE"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2.5 Mt</w:t>
            </w:r>
          </w:p>
        </w:tc>
        <w:tc>
          <w:tcPr>
            <w:tcW w:w="0" w:type="auto"/>
          </w:tcPr>
          <w:p w14:paraId="0A2BE72B"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~20 yrs</w:t>
            </w:r>
          </w:p>
        </w:tc>
        <w:tc>
          <w:tcPr>
            <w:tcW w:w="0" w:type="auto"/>
          </w:tcPr>
          <w:p w14:paraId="51501617" w14:textId="77777777" w:rsidR="008108EC" w:rsidRPr="008108EC" w:rsidRDefault="008108EC" w:rsidP="008108EC">
            <w:pPr>
              <w:jc w:val="left"/>
              <w:cnfStyle w:val="000000000000" w:firstRow="0" w:lastRow="0" w:firstColumn="0" w:lastColumn="0" w:oddVBand="0" w:evenVBand="0" w:oddHBand="0" w:evenHBand="0" w:firstRowFirstColumn="0" w:firstRowLastColumn="0" w:lastRowFirstColumn="0" w:lastRowLastColumn="0"/>
              <w:rPr>
                <w:sz w:val="18"/>
                <w:szCs w:val="20"/>
              </w:rPr>
            </w:pPr>
            <w:r w:rsidRPr="008108EC">
              <w:rPr>
                <w:sz w:val="18"/>
                <w:szCs w:val="20"/>
              </w:rPr>
              <w:t>Most realistic</w:t>
            </w:r>
          </w:p>
        </w:tc>
      </w:tr>
    </w:tbl>
    <w:p w14:paraId="58981919" w14:textId="424F579B" w:rsidR="00D065C3" w:rsidRDefault="00D065C3" w:rsidP="00D065C3">
      <w:pPr>
        <w:pStyle w:val="Caption"/>
        <w:keepNext/>
      </w:pPr>
    </w:p>
    <w:p w14:paraId="6345CB6A" w14:textId="77777777" w:rsidR="00D065C3" w:rsidRDefault="00D065C3" w:rsidP="00D065C3">
      <w:pPr>
        <w:pStyle w:val="Heading3"/>
      </w:pPr>
      <w:bookmarkStart w:id="206" w:name="_Toc216299538"/>
      <w:bookmarkStart w:id="207" w:name="_Toc216199736"/>
      <w:bookmarkStart w:id="208" w:name="_Toc216342814"/>
      <w:bookmarkStart w:id="209" w:name="_Toc216860041"/>
      <w:commentRangeStart w:id="210"/>
      <w:commentRangeStart w:id="211"/>
      <w:r>
        <w:t>Fabric-Only Scenario</w:t>
      </w:r>
      <w:bookmarkEnd w:id="206"/>
      <w:bookmarkEnd w:id="207"/>
      <w:bookmarkEnd w:id="208"/>
      <w:bookmarkEnd w:id="209"/>
      <w:commentRangeEnd w:id="210"/>
      <w:r w:rsidR="001905E4">
        <w:rPr>
          <w:rStyle w:val="CommentReference"/>
          <w:rFonts w:eastAsiaTheme="minorEastAsia" w:cstheme="minorBidi"/>
          <w:b w:val="0"/>
        </w:rPr>
        <w:commentReference w:id="210"/>
      </w:r>
      <w:commentRangeEnd w:id="211"/>
      <w:r w:rsidR="008365C0">
        <w:rPr>
          <w:rStyle w:val="CommentReference"/>
          <w:rFonts w:eastAsiaTheme="minorEastAsia" w:cstheme="minorBidi"/>
          <w:b w:val="0"/>
        </w:rPr>
        <w:commentReference w:id="211"/>
      </w:r>
    </w:p>
    <w:p w14:paraId="079988D6" w14:textId="1FFACB30" w:rsidR="00D065C3" w:rsidRDefault="00D065C3" w:rsidP="00C35902">
      <w:r>
        <w:t xml:space="preserve">Deep fabric retrofit can almost eliminate heat losses (up to approximately 60% heat demand reduction), pushing nearly all homes to EPC A/B—a theoretical </w:t>
      </w:r>
      <w:r w:rsidR="00EA4F5A">
        <w:t>‘</w:t>
      </w:r>
      <w:r>
        <w:t>upper bound</w:t>
      </w:r>
      <w:r w:rsidR="00EA4F5A">
        <w:t>’</w:t>
      </w:r>
      <w:r>
        <w:t>. However, at £20bn total cost (approximately £28,400 per home) and 33–</w:t>
      </w:r>
      <w:proofErr w:type="gramStart"/>
      <w:r>
        <w:t>35 year</w:t>
      </w:r>
      <w:proofErr w:type="gramEnd"/>
      <w:r>
        <w:t xml:space="preserve"> paybacks, this represents substantial investment without switching heating technology.</w:t>
      </w:r>
    </w:p>
    <w:p w14:paraId="28233FBA" w14:textId="77777777" w:rsidR="00D065C3" w:rsidRDefault="00D065C3" w:rsidP="00D065C3">
      <w:pPr>
        <w:pStyle w:val="Heading3"/>
      </w:pPr>
      <w:bookmarkStart w:id="212" w:name="_Toc216299539"/>
      <w:bookmarkStart w:id="213" w:name="_Toc216199737"/>
      <w:bookmarkStart w:id="214" w:name="_Toc216342815"/>
      <w:bookmarkStart w:id="215" w:name="_Toc216860042"/>
      <w:r>
        <w:t>Heat Pump (Deep) Scenario</w:t>
      </w:r>
      <w:bookmarkEnd w:id="212"/>
      <w:bookmarkEnd w:id="213"/>
      <w:bookmarkEnd w:id="214"/>
      <w:bookmarkEnd w:id="215"/>
    </w:p>
    <w:p w14:paraId="6B508F12" w14:textId="77777777" w:rsidR="00D065C3" w:rsidRDefault="00D065C3" w:rsidP="00C35902">
      <w:r>
        <w:t xml:space="preserve">This pathway delivers the </w:t>
      </w:r>
      <w:commentRangeStart w:id="216"/>
      <w:r>
        <w:t xml:space="preserve">deepest </w:t>
      </w:r>
      <w:commentRangeEnd w:id="216"/>
      <w:r w:rsidR="008365C0">
        <w:rPr>
          <w:rStyle w:val="CommentReference"/>
        </w:rPr>
        <w:commentReference w:id="216"/>
      </w:r>
      <w:r>
        <w:t>CO</w:t>
      </w:r>
      <w:r w:rsidRPr="00ED02A4">
        <w:rPr>
          <w:rFonts w:ascii="Cambria Math" w:hAnsi="Cambria Math" w:cs="Cambria Math"/>
        </w:rPr>
        <w:t>₂</w:t>
      </w:r>
      <w:r>
        <w:t xml:space="preserve"> reductions—3.47 </w:t>
      </w:r>
      <w:proofErr w:type="spellStart"/>
      <w:r>
        <w:t>MtCO</w:t>
      </w:r>
      <w:proofErr w:type="spellEnd"/>
      <w:r>
        <w:rPr>
          <w:rFonts w:ascii="Cambria Math" w:hAnsi="Cambria Math" w:cs="Cambria Math"/>
        </w:rPr>
        <w:t>₂</w:t>
      </w:r>
      <w:r>
        <w:rPr>
          <w:rFonts w:cs="Avenir Next LT Pro"/>
        </w:rPr>
        <w:t>—</w:t>
      </w:r>
      <w:r>
        <w:t>but at the highest capital cost (approximately £42,500 per home). The 26–</w:t>
      </w:r>
      <w:proofErr w:type="gramStart"/>
      <w:r>
        <w:t>28 year</w:t>
      </w:r>
      <w:proofErr w:type="gramEnd"/>
      <w:r>
        <w:t xml:space="preserve"> payback reflects that electrification, while more expensive than gas, delivers genuine decarbonisation as the grid continues to clean.</w:t>
      </w:r>
    </w:p>
    <w:p w14:paraId="0C8D90D7" w14:textId="77777777" w:rsidR="00D065C3" w:rsidRDefault="00D065C3" w:rsidP="00D065C3">
      <w:pPr>
        <w:pStyle w:val="Heading3"/>
      </w:pPr>
      <w:bookmarkStart w:id="217" w:name="_Toc216299540"/>
      <w:bookmarkStart w:id="218" w:name="_Toc216199738"/>
      <w:bookmarkStart w:id="219" w:name="_Toc216342816"/>
      <w:bookmarkStart w:id="220" w:name="_Toc216860043"/>
      <w:r>
        <w:t>Heat Network Scenario</w:t>
      </w:r>
      <w:bookmarkEnd w:id="217"/>
      <w:bookmarkEnd w:id="218"/>
      <w:bookmarkEnd w:id="219"/>
      <w:bookmarkEnd w:id="220"/>
    </w:p>
    <w:p w14:paraId="2DFA3FC7" w14:textId="77777777" w:rsidR="00D065C3" w:rsidRDefault="00D065C3" w:rsidP="00C35902">
      <w:r>
        <w:t xml:space="preserve">On property-side costs only, heat networks appear less cost-effective (approximately </w:t>
      </w:r>
      <w:proofErr w:type="gramStart"/>
      <w:r>
        <w:t>40 year</w:t>
      </w:r>
      <w:proofErr w:type="gramEnd"/>
      <w:r>
        <w:t xml:space="preserve"> payback). However, this analysis does </w:t>
      </w:r>
      <w:r w:rsidRPr="00ED02A4">
        <w:t>not capture system-wide benefits</w:t>
      </w:r>
      <w:r>
        <w:t>: waste heat utilisation, zoning efficiencies, and lower aggregate electricity demand compared to individual heat pumps. For areas with suitable heat density, networks remain compelling.</w:t>
      </w:r>
    </w:p>
    <w:p w14:paraId="476D94EE" w14:textId="77777777" w:rsidR="006444B8" w:rsidRDefault="006444B8" w:rsidP="BFE904FA">
      <w:commentRangeStart w:id="221"/>
      <w:r>
        <w:rPr>
          <w:i/>
        </w:rPr>
        <w:t xml:space="preserve">Note: </w:t>
      </w:r>
      <w:commentRangeEnd w:id="221"/>
      <w:r w:rsidR="00E364BA">
        <w:rPr>
          <w:rStyle w:val="CommentReference"/>
        </w:rPr>
        <w:commentReference w:id="221"/>
      </w:r>
      <w:r>
        <w:rPr>
          <w:i/>
        </w:rPr>
        <w:t>Property-side costs refer to the expenses borne by the homeowner, including heat interface unit installation and internal pipework modifications. They exclude the capital cost of building the heat network infrastructure itself, which is typically funded through a combination of public subsidy and network operator investment.</w:t>
      </w:r>
    </w:p>
    <w:p w14:paraId="51F746F3" w14:textId="77777777" w:rsidR="006444B8" w:rsidRDefault="006444B8" w:rsidP="63FB1541">
      <w:commentRangeStart w:id="222"/>
      <w:r>
        <w:t xml:space="preserve">Heat Network vs Heat Pump Comparison: When directly comparing the two low-carbon heating pathways, heat networks show a £9,100 per-property cost advantage (£33,400 vs £42,500) but longer payback periods (40 years vs 26–28 years). Heat networks deliver 2.1 </w:t>
      </w:r>
      <w:proofErr w:type="spellStart"/>
      <w:r>
        <w:t>MtCO</w:t>
      </w:r>
      <w:proofErr w:type="spellEnd"/>
      <w:r>
        <w:t xml:space="preserve">₂ savings across the stock compared to 3.47 </w:t>
      </w:r>
      <w:proofErr w:type="spellStart"/>
      <w:r>
        <w:t>MtCO</w:t>
      </w:r>
      <w:proofErr w:type="spellEnd"/>
      <w:r>
        <w:t xml:space="preserve">₂ for heat pumps. However, heat </w:t>
      </w:r>
      <w:r>
        <w:lastRenderedPageBreak/>
        <w:t>networks reduce grid peak electrical demand by approximately 85% compared to heat pump scenarios, offering significant system-level benefits not captured in property-level analysis. For the estimated 33.5% of properties in heat-network-viable areas, the lower property-side cost and reduced grid burden make heat networks a compelling option.</w:t>
      </w:r>
      <w:commentRangeEnd w:id="222"/>
      <w:r w:rsidR="00075181">
        <w:rPr>
          <w:rStyle w:val="CommentReference"/>
        </w:rPr>
        <w:commentReference w:id="222"/>
      </w:r>
    </w:p>
    <w:p w14:paraId="746D8D8E" w14:textId="590AE2D1" w:rsidR="00D065C3" w:rsidRDefault="00D065C3" w:rsidP="00D065C3">
      <w:pPr>
        <w:pStyle w:val="Heading3"/>
      </w:pPr>
      <w:bookmarkStart w:id="223" w:name="_Toc216299541"/>
      <w:bookmarkStart w:id="224" w:name="_Toc216199739"/>
      <w:bookmarkStart w:id="225" w:name="_Toc216342817"/>
      <w:bookmarkStart w:id="226" w:name="_Toc216860044"/>
      <w:commentRangeStart w:id="227"/>
      <w:r>
        <w:t>HP</w:t>
      </w:r>
      <w:commentRangeEnd w:id="227"/>
      <w:r w:rsidR="00E364BA">
        <w:rPr>
          <w:rStyle w:val="CommentReference"/>
          <w:rFonts w:eastAsiaTheme="minorEastAsia" w:cstheme="minorBidi"/>
          <w:b w:val="0"/>
        </w:rPr>
        <w:commentReference w:id="227"/>
      </w:r>
      <w:r>
        <w:t xml:space="preserve">-Ready Package </w:t>
      </w:r>
      <w:del w:id="228" w:author="Pil Krogh Tygesen" w:date="2026-01-06T10:21:00Z">
        <w:r w:rsidDel="00E364BA">
          <w:delText>(Most Realistic)</w:delText>
        </w:r>
      </w:del>
      <w:bookmarkEnd w:id="223"/>
      <w:bookmarkEnd w:id="224"/>
      <w:bookmarkEnd w:id="225"/>
      <w:bookmarkEnd w:id="226"/>
    </w:p>
    <w:p w14:paraId="29DC7FBE" w14:textId="258FC96A" w:rsidR="00D065C3" w:rsidRDefault="00D065C3" w:rsidP="00C35902">
      <w:r>
        <w:t>The HP-ready package</w:t>
      </w:r>
      <w:r w:rsidR="00EA4F5A">
        <w:t xml:space="preserve">, </w:t>
      </w:r>
      <w:r>
        <w:t>which includes loft insulation, wall insulation where feasible, and radiator upsizing</w:t>
      </w:r>
      <w:r w:rsidR="00EA4F5A">
        <w:t xml:space="preserve">, </w:t>
      </w:r>
      <w:r>
        <w:t>costs approximately £22,000 per home, cuts heat demand by roughly 37%, and achieves approximately 20-year paybacks. This aligns with achievable subsidy cost caps and represents the most realistic near-term pathway.</w:t>
      </w:r>
    </w:p>
    <w:p w14:paraId="72DCB84C" w14:textId="77777777" w:rsidR="006444B8" w:rsidRDefault="006444B8" w:rsidP="BFE904FA">
      <w:r>
        <w:t>This pathway is designated 'most realistic' because it represents the practical middle ground between ambition and affordability: the costs fall within credible subsidy envelopes (comparable to current BUS grant levels with modest top-up), the measures are proven and widely available, and the approach can be deployed without waiting for heat network infrastructure in areas where networks are not planned.</w:t>
      </w:r>
    </w:p>
    <w:p w14:paraId="0B1D58F2" w14:textId="4D3DE8BD" w:rsidR="00D065C3" w:rsidRDefault="00D065C3" w:rsidP="00D065C3">
      <w:pPr>
        <w:pStyle w:val="Heading2"/>
      </w:pPr>
      <w:bookmarkStart w:id="229" w:name="_Toc216299542"/>
      <w:bookmarkStart w:id="230" w:name="_Toc216342818"/>
      <w:bookmarkStart w:id="231" w:name="_Toc216199740"/>
      <w:bookmarkStart w:id="232" w:name="_Toc216860045"/>
      <w:r>
        <w:t>Sensitivity and Uncertainty</w:t>
      </w:r>
      <w:bookmarkEnd w:id="229"/>
      <w:bookmarkEnd w:id="230"/>
      <w:bookmarkEnd w:id="231"/>
      <w:bookmarkEnd w:id="232"/>
    </w:p>
    <w:p w14:paraId="7FE9E2E0" w14:textId="77777777" w:rsidR="00D065C3" w:rsidRDefault="00D065C3" w:rsidP="00C35902">
      <w:r>
        <w:t>Confidence bands show that even under pessimistic assumptions, heat demand reductions remain 30–40%. The direction of change is robust to EPC uncertainties.</w:t>
      </w:r>
    </w:p>
    <w:p w14:paraId="4AB19699" w14:textId="77777777" w:rsidR="00D065C3" w:rsidRDefault="00D065C3" w:rsidP="00C35902">
      <w:r>
        <w:t>Key sensitivities identified:</w:t>
      </w:r>
    </w:p>
    <w:p w14:paraId="19EB42BA" w14:textId="77777777" w:rsidR="00D065C3" w:rsidRDefault="00D065C3" w:rsidP="00C60029">
      <w:pPr>
        <w:pStyle w:val="ListParagraph"/>
        <w:numPr>
          <w:ilvl w:val="0"/>
          <w:numId w:val="6"/>
        </w:numPr>
      </w:pPr>
      <w:r>
        <w:t>Energy prices: ±£450/year impact on annual bills</w:t>
      </w:r>
    </w:p>
    <w:p w14:paraId="716B968F" w14:textId="77777777" w:rsidR="00D065C3" w:rsidRDefault="00D065C3" w:rsidP="00C60029">
      <w:pPr>
        <w:pStyle w:val="ListParagraph"/>
        <w:numPr>
          <w:ilvl w:val="0"/>
          <w:numId w:val="6"/>
        </w:numPr>
      </w:pPr>
      <w:r>
        <w:t>Heat pump COP: Variation between 2.5–3.5 affects electricity consumption by ±15%</w:t>
      </w:r>
    </w:p>
    <w:p w14:paraId="477BE69B" w14:textId="77777777" w:rsidR="00D065C3" w:rsidRDefault="00D065C3" w:rsidP="00C60029">
      <w:pPr>
        <w:pStyle w:val="ListParagraph"/>
        <w:numPr>
          <w:ilvl w:val="0"/>
          <w:numId w:val="6"/>
        </w:numPr>
      </w:pPr>
      <w:r>
        <w:t>Grid carbon intensity: Future decarbonisation improves heat pump scenario further</w:t>
      </w:r>
    </w:p>
    <w:p w14:paraId="774AAF7B" w14:textId="77777777" w:rsidR="00D065C3" w:rsidRDefault="00D065C3" w:rsidP="00C35902">
      <w:r>
        <w:t>Validation against Shakespeare Crescent (n=115 properties) confirms that the sample lies within 2% of London-wide averages on all key metrics.</w:t>
      </w:r>
    </w:p>
    <w:p w14:paraId="7E738B3F" w14:textId="42F8C284" w:rsidR="00D065C3" w:rsidRDefault="00D065C3" w:rsidP="00D065C3">
      <w:pPr>
        <w:pStyle w:val="Heading1"/>
      </w:pPr>
      <w:bookmarkStart w:id="233" w:name="_Toc216299543"/>
      <w:bookmarkStart w:id="234" w:name="_Toc216342819"/>
      <w:bookmarkStart w:id="235" w:name="_Toc216860046"/>
      <w:r>
        <w:t>Subsidy Sensitivity and Policy Levers</w:t>
      </w:r>
      <w:bookmarkEnd w:id="233"/>
      <w:bookmarkEnd w:id="234"/>
      <w:bookmarkEnd w:id="235"/>
    </w:p>
    <w:p w14:paraId="31B1DA70" w14:textId="77777777" w:rsidR="00D065C3" w:rsidRDefault="00D065C3" w:rsidP="00C35902">
      <w:r>
        <w:t>Understanding how subsidy levels influence retrofit uptake is essential for designing effective policy interventions. This section models the relationship between public subsidy rates and household adoption of heat pump packages, drawing on established methodologies from HM Treasury and BEIS.</w:t>
      </w:r>
    </w:p>
    <w:p w14:paraId="0F15B98E" w14:textId="77777777" w:rsidR="00D065C3" w:rsidRDefault="00D065C3" w:rsidP="00D065C3">
      <w:pPr>
        <w:pStyle w:val="Heading2"/>
      </w:pPr>
      <w:bookmarkStart w:id="236" w:name="_Toc216299544"/>
      <w:bookmarkStart w:id="237" w:name="_Toc216342820"/>
      <w:bookmarkStart w:id="238" w:name="_Toc216860047"/>
      <w:r>
        <w:t>Calculation Methodology</w:t>
      </w:r>
      <w:bookmarkEnd w:id="236"/>
      <w:bookmarkEnd w:id="237"/>
      <w:bookmarkEnd w:id="238"/>
    </w:p>
    <w:p w14:paraId="4F7C3F46" w14:textId="0C25BD3B" w:rsidR="00D065C3" w:rsidRDefault="00D065C3" w:rsidP="00C35902">
      <w:r>
        <w:t>The subsidy sensitivity model employs the following calculation framework, consistent with HM Treasury</w:t>
      </w:r>
      <w:r w:rsidR="00444480">
        <w:t xml:space="preserve"> </w:t>
      </w:r>
      <w:r w:rsidR="00444480">
        <w:fldChar w:fldCharType="begin"/>
      </w:r>
      <w:r w:rsidR="002008C5">
        <w:instrText xml:space="preserve"> ADDIN ZOTERO_ITEM CSL_CITATION {"citationID":"kRPzMMbO","properties":{"formattedCitation":"(2022)","plainCitation":"(2022)","noteIndex":0},"citationItems":[{"id":266,"uris":["http://zotero.org/users/12002583/items/F5BPMHGA"],"itemData":{"id":266,"type":"book","edition":"[Updated edition]","event-place":"United Kingdom","ISBN":"978-1-5286-2229-5","language":"en","note":"OCLC: 1324908284","publisher":"HM Treasury","publisher-place":"United Kingdom","source":"Open WorldCat","title":"The Green Book: Central Government Guidance on Appraisal and Evaluation","title-short":"The Green Book","author":[{"literal":"HM Treasury"}],"issued":{"date-parts":[["2022"]]}},"suppress-author":true}],"schema":"https://github.com/citation-style-language/schema/raw/master/csl-citation.json"} </w:instrText>
      </w:r>
      <w:r w:rsidR="00444480">
        <w:fldChar w:fldCharType="separate"/>
      </w:r>
      <w:r w:rsidR="002008C5" w:rsidRPr="002008C5">
        <w:t>(2022)</w:t>
      </w:r>
      <w:r w:rsidR="00444480">
        <w:fldChar w:fldCharType="end"/>
      </w:r>
      <w:r>
        <w:t xml:space="preserve"> Green Book appraisal methods. Uptake elasticity is based on BEIS </w:t>
      </w:r>
      <w:r w:rsidR="002008C5">
        <w:fldChar w:fldCharType="begin"/>
      </w:r>
      <w:r w:rsidR="002008C5">
        <w:instrText xml:space="preserve"> ADDIN ZOTERO_ITEM CSL_CITATION {"citationID":"80RKv9Rz","properties":{"formattedCitation":"(2021)","plainCitation":"(2021)","noteIndex":0},"citationItems":[{"id":894,"uris":["http://zotero.org/users/12002583/items/LXUXNFNI"],"itemData":{"id":894,"type":"report","language":"en","source":"Zotero","title":"Cost-Optimal Domestic Electrification (CODE)","author":[{"literal":"BEIS"}],"issued":{"date-parts":[["2021"]]}},"suppress-author":true}],"schema":"https://github.com/citation-style-language/schema/raw/master/csl-citation.json"} </w:instrText>
      </w:r>
      <w:r w:rsidR="002008C5">
        <w:fldChar w:fldCharType="separate"/>
      </w:r>
      <w:r w:rsidR="002008C5" w:rsidRPr="002008C5">
        <w:t>(2021)</w:t>
      </w:r>
      <w:r w:rsidR="002008C5">
        <w:fldChar w:fldCharType="end"/>
      </w:r>
      <w:r>
        <w:t xml:space="preserve"> Cost-Optimal Domestic Electrification (CODE) analysis, where household uptake is modelled as a function of residual cost burden and payback period. The baseline 5% uptake rate reflects Ofgem</w:t>
      </w:r>
      <w:r w:rsidR="002008C5">
        <w:t xml:space="preserve"> </w:t>
      </w:r>
      <w:r w:rsidR="002008C5">
        <w:fldChar w:fldCharType="begin"/>
      </w:r>
      <w:r w:rsidR="002008C5">
        <w:instrText xml:space="preserve"> ADDIN ZOTERO_ITEM CSL_CITATION {"citationID":"bxlhnIE0","properties":{"formattedCitation":"(2025)","plainCitation":"(2025)","noteIndex":0},"citationItems":[{"id":586,"uris":["http://zotero.org/users/12002583/items/Q77QHIZB"],"itemData":{"id":586,"type":"webpage","abstract":"Information about the Boiler Upgrade Scheme (BUS).","container-title":"Boiler Upgrade Scheme (BUS)","language":"en","title":"Boiler Upgrade Scheme (BUS)","URL":"https://www.ofgem.gov.uk/environmental-and-social-schemes/boiler-upgrade-scheme-bus","author":[{"literal":"Ofgem"}],"accessed":{"date-parts":[["2025",11,20]]},"issued":{"date-parts":[["2025"]]}},"suppress-author":true}],"schema":"https://github.com/citation-style-language/schema/raw/master/csl-citation.json"} </w:instrText>
      </w:r>
      <w:r w:rsidR="002008C5">
        <w:fldChar w:fldCharType="separate"/>
      </w:r>
      <w:r w:rsidR="002008C5" w:rsidRPr="002008C5">
        <w:t>(2025)</w:t>
      </w:r>
      <w:r w:rsidR="002008C5">
        <w:fldChar w:fldCharType="end"/>
      </w:r>
      <w:r>
        <w:t xml:space="preserve"> Boiler Upgrade Scheme statistics showing limited voluntary adoption at current grant levels.</w:t>
      </w:r>
    </w:p>
    <w:p w14:paraId="6C942D3B" w14:textId="1F741A3A" w:rsidR="00D065C3" w:rsidRDefault="00D065C3" w:rsidP="00C35902">
      <w:r>
        <w:t xml:space="preserve">Simple payback periods are calculated as: Payback (years) = (Capital Cost − Subsidy) ÷ Annual Bill Savings. Annual bill savings incorporate both heating fuel cost reductions (from improved efficiency) and fuel switching benefits (gas to electricity at current price cap rates: </w:t>
      </w:r>
      <w:r>
        <w:lastRenderedPageBreak/>
        <w:t>gas 6.24p/kWh, electricity 24.50p/kWh). Carbon abatement cost follows HM Treasury Green Book methodology: Abatement Cost = Total Public Expenditure ÷ Lifetime CO</w:t>
      </w:r>
      <w:r>
        <w:rPr>
          <w:rFonts w:ascii="Cambria Math" w:hAnsi="Cambria Math" w:cs="Cambria Math"/>
        </w:rPr>
        <w:t>₂</w:t>
      </w:r>
      <w:r>
        <w:t xml:space="preserve"> Reduction, assuming a 20-year measure lifespan consistent with MCS heat pump warranty standards.</w:t>
      </w:r>
    </w:p>
    <w:p w14:paraId="0B98113F" w14:textId="77777777" w:rsidR="00D065C3" w:rsidRDefault="00D065C3" w:rsidP="00D065C3">
      <w:pPr>
        <w:pStyle w:val="Heading2"/>
      </w:pPr>
      <w:bookmarkStart w:id="239" w:name="_Toc216299545"/>
      <w:bookmarkStart w:id="240" w:name="_Toc216342821"/>
      <w:bookmarkStart w:id="241" w:name="_Toc216860048"/>
      <w:r>
        <w:t>Results</w:t>
      </w:r>
      <w:bookmarkEnd w:id="239"/>
      <w:bookmarkEnd w:id="240"/>
      <w:bookmarkEnd w:id="241"/>
    </w:p>
    <w:p w14:paraId="63DA4513" w14:textId="211DB63F" w:rsidR="00D065C3" w:rsidRDefault="00D065C3" w:rsidP="00C35902">
      <w:commentRangeStart w:id="242"/>
      <w:commentRangeStart w:id="243"/>
      <w:r>
        <w:t>The analysis reveals a clear relationship between subsidy level and uptake across London</w:t>
      </w:r>
      <w:r w:rsidR="00EA4F5A">
        <w:t>’</w:t>
      </w:r>
      <w:r>
        <w:t>s 704,483 Edwardian terraced properties:</w:t>
      </w:r>
    </w:p>
    <w:p w14:paraId="4798C3AB" w14:textId="77777777" w:rsidR="00D065C3" w:rsidRDefault="00D065C3" w:rsidP="00C60029">
      <w:pPr>
        <w:pStyle w:val="ListParagraph"/>
        <w:numPr>
          <w:ilvl w:val="0"/>
          <w:numId w:val="6"/>
        </w:numPr>
      </w:pPr>
      <w:r>
        <w:t>At 0% subsidy, householder cost remains at the full package price of approximately £42,500 with a 25-year payback, yielding only 5% uptake (35,000 properties).</w:t>
      </w:r>
    </w:p>
    <w:p w14:paraId="4A9741D3" w14:textId="77777777" w:rsidR="00D065C3" w:rsidRDefault="00D065C3" w:rsidP="00C60029">
      <w:pPr>
        <w:pStyle w:val="ListParagraph"/>
        <w:numPr>
          <w:ilvl w:val="0"/>
          <w:numId w:val="6"/>
        </w:numPr>
      </w:pPr>
      <w:r>
        <w:t>At 25% subsidy (approximately £10,600 grant), householder cost falls to around £31,900, payback reduces to 19 years, and uptake quadruples to 20% (141,000 properties) at a public cost of £1.5 billion and carbon abatement cost of £108 per tonne CO</w:t>
      </w:r>
      <w:r>
        <w:rPr>
          <w:rFonts w:ascii="Cambria Math" w:hAnsi="Cambria Math" w:cs="Cambria Math"/>
        </w:rPr>
        <w:t>₂</w:t>
      </w:r>
      <w:r>
        <w:t>.</w:t>
      </w:r>
    </w:p>
    <w:p w14:paraId="27C5192A" w14:textId="77777777" w:rsidR="00D065C3" w:rsidRDefault="00D065C3" w:rsidP="00C60029">
      <w:pPr>
        <w:pStyle w:val="ListParagraph"/>
        <w:numPr>
          <w:ilvl w:val="0"/>
          <w:numId w:val="6"/>
        </w:numPr>
      </w:pPr>
      <w:r>
        <w:t>At 50% subsidy, householder cost halves to approximately £21,200, payback falls to 12.6 years (below typical mortgage terms), and uptake reaches 40% (282,000 properties) with public expenditure of £6 billion.</w:t>
      </w:r>
    </w:p>
    <w:p w14:paraId="4F632E1C" w14:textId="77777777" w:rsidR="00D065C3" w:rsidRDefault="00D065C3" w:rsidP="00C60029">
      <w:pPr>
        <w:pStyle w:val="ListParagraph"/>
        <w:numPr>
          <w:ilvl w:val="0"/>
          <w:numId w:val="6"/>
        </w:numPr>
      </w:pPr>
      <w:r>
        <w:t>Beyond 50% subsidy, diminishing returns become pronounced: the marginal public cost per additional property rises from approximately £32,000 (25–50% range) to over £53,000 (50–75% range) and £74,000 (75–100% range).</w:t>
      </w:r>
      <w:commentRangeEnd w:id="242"/>
      <w:r w:rsidR="009D3582">
        <w:rPr>
          <w:rStyle w:val="CommentReference"/>
          <w:iCs w:val="0"/>
        </w:rPr>
        <w:commentReference w:id="242"/>
      </w:r>
      <w:commentRangeEnd w:id="243"/>
      <w:r w:rsidR="009943D3">
        <w:rPr>
          <w:rStyle w:val="CommentReference"/>
          <w:iCs w:val="0"/>
        </w:rPr>
        <w:commentReference w:id="243"/>
      </w:r>
    </w:p>
    <w:p w14:paraId="2AECB773" w14:textId="77777777" w:rsidR="00D065C3" w:rsidRDefault="00D065C3" w:rsidP="00D065C3">
      <w:pPr>
        <w:pStyle w:val="Heading2"/>
      </w:pPr>
      <w:bookmarkStart w:id="244" w:name="_Toc216299546"/>
      <w:bookmarkStart w:id="245" w:name="_Toc216342822"/>
      <w:bookmarkStart w:id="246" w:name="_Toc216860049"/>
      <w:r>
        <w:t>Policy Implications</w:t>
      </w:r>
      <w:bookmarkEnd w:id="244"/>
      <w:bookmarkEnd w:id="245"/>
      <w:bookmarkEnd w:id="246"/>
    </w:p>
    <w:p w14:paraId="564670FF" w14:textId="77777777" w:rsidR="00D065C3" w:rsidRDefault="00D065C3" w:rsidP="00C35902">
      <w:r>
        <w:t>The current Boiler Upgrade Scheme provides £7,500 grants, representing approximately 18% of the mean heat pump package cost. At this level, uptake remains constrained to early adopters with strong environmental motivation or favourable property characteristics.</w:t>
      </w:r>
    </w:p>
    <w:p w14:paraId="6769C5A5" w14:textId="77777777" w:rsidR="00D065C3" w:rsidRDefault="00D065C3" w:rsidP="00C35902">
      <w:r>
        <w:t>The carbon abatement cost at 25% subsidy (£108/</w:t>
      </w:r>
      <w:proofErr w:type="spellStart"/>
      <w:r>
        <w:t>tCO</w:t>
      </w:r>
      <w:proofErr w:type="spellEnd"/>
      <w:r>
        <w:rPr>
          <w:rFonts w:ascii="Cambria Math" w:hAnsi="Cambria Math" w:cs="Cambria Math"/>
        </w:rPr>
        <w:t>₂</w:t>
      </w:r>
      <w:r>
        <w:t>) compares favourably with other decarbonisation interventions:</w:t>
      </w:r>
    </w:p>
    <w:p w14:paraId="5FD03111" w14:textId="77777777" w:rsidR="00D065C3" w:rsidRDefault="00D065C3" w:rsidP="00C60029">
      <w:pPr>
        <w:pStyle w:val="ListParagraph"/>
        <w:numPr>
          <w:ilvl w:val="0"/>
          <w:numId w:val="6"/>
        </w:numPr>
      </w:pPr>
      <w:r>
        <w:t>UK Emissions Trading Scheme carbon price: £40–60/</w:t>
      </w:r>
      <w:proofErr w:type="spellStart"/>
      <w:r>
        <w:t>tCO</w:t>
      </w:r>
      <w:proofErr w:type="spellEnd"/>
      <w:r>
        <w:rPr>
          <w:rFonts w:ascii="Cambria Math" w:hAnsi="Cambria Math" w:cs="Cambria Math"/>
        </w:rPr>
        <w:t>₂</w:t>
      </w:r>
    </w:p>
    <w:p w14:paraId="50F7491E" w14:textId="77777777" w:rsidR="00D065C3" w:rsidRDefault="00D065C3" w:rsidP="00C60029">
      <w:pPr>
        <w:pStyle w:val="ListParagraph"/>
        <w:numPr>
          <w:ilvl w:val="0"/>
          <w:numId w:val="6"/>
        </w:numPr>
      </w:pPr>
      <w:r>
        <w:t>BEIS central carbon value: £245/</w:t>
      </w:r>
      <w:proofErr w:type="spellStart"/>
      <w:r>
        <w:t>tCO</w:t>
      </w:r>
      <w:proofErr w:type="spellEnd"/>
      <w:r>
        <w:rPr>
          <w:rFonts w:ascii="Cambria Math" w:hAnsi="Cambria Math" w:cs="Cambria Math"/>
        </w:rPr>
        <w:t>₂</w:t>
      </w:r>
      <w:r>
        <w:t xml:space="preserve"> (2025)</w:t>
      </w:r>
    </w:p>
    <w:p w14:paraId="39BCEBF9" w14:textId="77777777" w:rsidR="00D065C3" w:rsidRDefault="00D065C3" w:rsidP="00C60029">
      <w:pPr>
        <w:pStyle w:val="ListParagraph"/>
        <w:numPr>
          <w:ilvl w:val="0"/>
          <w:numId w:val="6"/>
        </w:numPr>
      </w:pPr>
      <w:r>
        <w:t>Offshore wind abatement cost: £50–80/</w:t>
      </w:r>
      <w:proofErr w:type="spellStart"/>
      <w:r>
        <w:t>tCO</w:t>
      </w:r>
      <w:proofErr w:type="spellEnd"/>
      <w:r>
        <w:rPr>
          <w:rFonts w:ascii="Cambria Math" w:hAnsi="Cambria Math" w:cs="Cambria Math"/>
        </w:rPr>
        <w:t>₂</w:t>
      </w:r>
    </w:p>
    <w:p w14:paraId="1418C67F" w14:textId="01AE8303" w:rsidR="00D065C3" w:rsidRDefault="00D065C3" w:rsidP="00C35902">
      <w:r>
        <w:t>This suggests subsidy levels up to 50% remain cost-</w:t>
      </w:r>
      <w:commentRangeStart w:id="247"/>
      <w:r>
        <w:t>effective from a social welfare perspective when compared against Treasury carbon valuations.</w:t>
      </w:r>
      <w:commentRangeEnd w:id="247"/>
      <w:r w:rsidR="00E364BA">
        <w:rPr>
          <w:rStyle w:val="CommentReference"/>
        </w:rPr>
        <w:commentReference w:id="247"/>
      </w:r>
    </w:p>
    <w:p w14:paraId="1583BED2" w14:textId="0295FD46" w:rsidR="00D065C3" w:rsidRDefault="00D065C3" w:rsidP="00D065C3">
      <w:pPr>
        <w:pStyle w:val="Heading1"/>
      </w:pPr>
      <w:bookmarkStart w:id="248" w:name="_Toc216299547"/>
      <w:bookmarkStart w:id="249" w:name="_Toc216199741"/>
      <w:bookmarkStart w:id="250" w:name="_Toc216342823"/>
      <w:bookmarkStart w:id="251" w:name="_Toc216860050"/>
      <w:r>
        <w:t>Implications for EPCs, Subsidy Design and Heat Networks</w:t>
      </w:r>
      <w:bookmarkEnd w:id="248"/>
      <w:bookmarkEnd w:id="249"/>
      <w:bookmarkEnd w:id="250"/>
      <w:bookmarkEnd w:id="251"/>
    </w:p>
    <w:p w14:paraId="7A3C391B" w14:textId="77777777" w:rsidR="00D065C3" w:rsidRDefault="00D065C3" w:rsidP="00D065C3">
      <w:pPr>
        <w:pStyle w:val="Heading2"/>
      </w:pPr>
      <w:bookmarkStart w:id="252" w:name="_Toc216299548"/>
      <w:bookmarkStart w:id="253" w:name="_Toc216199742"/>
      <w:bookmarkStart w:id="254" w:name="_Toc216342824"/>
      <w:bookmarkStart w:id="255" w:name="_Toc216860051"/>
      <w:r>
        <w:t>EPCs as Planning Tools: Strengths and Limits</w:t>
      </w:r>
      <w:bookmarkEnd w:id="252"/>
      <w:bookmarkEnd w:id="253"/>
      <w:bookmarkEnd w:id="254"/>
      <w:bookmarkEnd w:id="255"/>
    </w:p>
    <w:p w14:paraId="7367B133" w14:textId="77777777" w:rsidR="00D065C3" w:rsidRDefault="00D065C3" w:rsidP="00D065C3">
      <w:pPr>
        <w:pStyle w:val="Heading3"/>
      </w:pPr>
      <w:bookmarkStart w:id="256" w:name="_Toc216299549"/>
      <w:bookmarkStart w:id="257" w:name="_Toc216199743"/>
      <w:bookmarkStart w:id="258" w:name="_Toc216342825"/>
      <w:bookmarkStart w:id="259" w:name="_Toc216860052"/>
      <w:r>
        <w:t>EPCs Work at Scale</w:t>
      </w:r>
      <w:bookmarkEnd w:id="256"/>
      <w:bookmarkEnd w:id="257"/>
      <w:bookmarkEnd w:id="258"/>
      <w:bookmarkEnd w:id="259"/>
    </w:p>
    <w:p w14:paraId="6C05DD0C" w14:textId="1D54B6DB" w:rsidR="00D065C3" w:rsidRDefault="00D065C3" w:rsidP="00C35902">
      <w:r>
        <w:t>A central insight of this project is that EPCs</w:t>
      </w:r>
      <w:r w:rsidR="00EA4F5A">
        <w:t xml:space="preserve">, </w:t>
      </w:r>
      <w:r>
        <w:t xml:space="preserve">despite assessor-level noise, outdated assumptions in </w:t>
      </w:r>
      <w:proofErr w:type="spellStart"/>
      <w:r>
        <w:t>RdSAP</w:t>
      </w:r>
      <w:proofErr w:type="spellEnd"/>
      <w:r>
        <w:t>, and inconsistencies in reported measures</w:t>
      </w:r>
      <w:r w:rsidR="00EA4F5A">
        <w:t xml:space="preserve">, </w:t>
      </w:r>
      <w:r>
        <w:t xml:space="preserve">become statistically reliable when applied to hundreds of thousands of dwellings. The scale of our dataset </w:t>
      </w:r>
      <w:r>
        <w:lastRenderedPageBreak/>
        <w:t>means outliers average out, systematic biases can be corrected, and distributional patterns become robust indicators.</w:t>
      </w:r>
    </w:p>
    <w:p w14:paraId="37FE0860" w14:textId="77777777" w:rsidR="00D065C3" w:rsidRDefault="00D065C3" w:rsidP="00C35902">
      <w:r>
        <w:t>This strengthens the case for:</w:t>
      </w:r>
    </w:p>
    <w:p w14:paraId="27941DD3" w14:textId="77777777" w:rsidR="00D065C3" w:rsidRDefault="00D065C3" w:rsidP="00C60029">
      <w:pPr>
        <w:pStyle w:val="ListParagraph"/>
        <w:numPr>
          <w:ilvl w:val="0"/>
          <w:numId w:val="6"/>
        </w:numPr>
      </w:pPr>
      <w:r>
        <w:t>Using EPCs for neighbourhood planning, heat network zoning, and targeting retrofit campaigns</w:t>
      </w:r>
    </w:p>
    <w:p w14:paraId="7848DE0C" w14:textId="77777777" w:rsidR="00D065C3" w:rsidRDefault="00D065C3" w:rsidP="00C60029">
      <w:pPr>
        <w:pStyle w:val="ListParagraph"/>
        <w:numPr>
          <w:ilvl w:val="0"/>
          <w:numId w:val="6"/>
        </w:numPr>
      </w:pPr>
      <w:r>
        <w:t>Using EPC data to identify fabric gaps at population scale</w:t>
      </w:r>
    </w:p>
    <w:p w14:paraId="1E7B6D9E" w14:textId="77777777" w:rsidR="00D065C3" w:rsidRDefault="00D065C3" w:rsidP="00C60029">
      <w:pPr>
        <w:pStyle w:val="ListParagraph"/>
        <w:numPr>
          <w:ilvl w:val="0"/>
          <w:numId w:val="6"/>
        </w:numPr>
      </w:pPr>
      <w:r>
        <w:t>Embedding EPC improvements into local area energy planning</w:t>
      </w:r>
    </w:p>
    <w:p w14:paraId="00291899" w14:textId="77777777" w:rsidR="00D065C3" w:rsidRDefault="00D065C3" w:rsidP="00D065C3">
      <w:pPr>
        <w:pStyle w:val="Heading3"/>
      </w:pPr>
      <w:bookmarkStart w:id="260" w:name="_Toc216299550"/>
      <w:bookmarkStart w:id="261" w:name="_Toc216199744"/>
      <w:bookmarkStart w:id="262" w:name="_Toc216342826"/>
      <w:bookmarkStart w:id="263" w:name="_Toc216860053"/>
      <w:r>
        <w:t>Where EPCs Remain Weak</w:t>
      </w:r>
      <w:bookmarkEnd w:id="260"/>
      <w:bookmarkEnd w:id="261"/>
      <w:bookmarkEnd w:id="262"/>
      <w:bookmarkEnd w:id="263"/>
    </w:p>
    <w:p w14:paraId="43A16306" w14:textId="77777777" w:rsidR="00D065C3" w:rsidRDefault="00D065C3" w:rsidP="00C60029">
      <w:pPr>
        <w:pStyle w:val="ListParagraph"/>
        <w:numPr>
          <w:ilvl w:val="0"/>
          <w:numId w:val="6"/>
        </w:numPr>
      </w:pPr>
      <w:r>
        <w:t>Overestimation of floor insulation in suspended floors</w:t>
      </w:r>
    </w:p>
    <w:p w14:paraId="2160B4ED" w14:textId="77777777" w:rsidR="00D065C3" w:rsidRDefault="00D065C3" w:rsidP="00C60029">
      <w:pPr>
        <w:pStyle w:val="ListParagraph"/>
        <w:numPr>
          <w:ilvl w:val="0"/>
          <w:numId w:val="6"/>
        </w:numPr>
      </w:pPr>
      <w:r>
        <w:t>Weak representation of ventilation, airtightness, and heat-loss parameters</w:t>
      </w:r>
    </w:p>
    <w:p w14:paraId="16099E80" w14:textId="77777777" w:rsidR="00D065C3" w:rsidRDefault="00D065C3" w:rsidP="00C60029">
      <w:pPr>
        <w:pStyle w:val="ListParagraph"/>
        <w:numPr>
          <w:ilvl w:val="0"/>
          <w:numId w:val="6"/>
        </w:numPr>
      </w:pPr>
      <w:r>
        <w:t>No reliable data on radiator sizing</w:t>
      </w:r>
    </w:p>
    <w:p w14:paraId="0A124309" w14:textId="0F61D6E4" w:rsidR="00D065C3" w:rsidRDefault="00D065C3" w:rsidP="00C60029">
      <w:pPr>
        <w:pStyle w:val="ListParagraph"/>
        <w:numPr>
          <w:ilvl w:val="0"/>
          <w:numId w:val="6"/>
        </w:numPr>
      </w:pPr>
      <w:r>
        <w:t>Limited insight into actual heating patterns</w:t>
      </w:r>
      <w:ins w:id="264" w:author="Pil Krogh Tygesen" w:date="2026-01-06T10:27:00Z">
        <w:r w:rsidR="00253DB9">
          <w:t xml:space="preserve"> (</w:t>
        </w:r>
        <w:proofErr w:type="spellStart"/>
        <w:r w:rsidR="00253DB9">
          <w:t>behavior</w:t>
        </w:r>
        <w:proofErr w:type="spellEnd"/>
        <w:r w:rsidR="00253DB9">
          <w:t>)</w:t>
        </w:r>
      </w:ins>
      <w:ins w:id="265" w:author="Pil Krogh Tygesen" w:date="2026-01-07T15:15:00Z">
        <w:r>
          <w:t xml:space="preserve"> </w:t>
        </w:r>
      </w:ins>
      <w:r>
        <w:t>or socio-economic vulnerability</w:t>
      </w:r>
    </w:p>
    <w:p w14:paraId="79A25C06" w14:textId="77777777" w:rsidR="00D065C3" w:rsidRDefault="00D065C3" w:rsidP="00D065C3">
      <w:pPr>
        <w:pStyle w:val="Heading2"/>
      </w:pPr>
      <w:bookmarkStart w:id="266" w:name="_Toc216299551"/>
      <w:bookmarkStart w:id="267" w:name="_Toc216199745"/>
      <w:bookmarkStart w:id="268" w:name="_Toc216342827"/>
      <w:bookmarkStart w:id="269" w:name="_Toc216860054"/>
      <w:r>
        <w:t>Implications for Subsidy Design</w:t>
      </w:r>
      <w:bookmarkEnd w:id="266"/>
      <w:bookmarkEnd w:id="267"/>
      <w:bookmarkEnd w:id="268"/>
      <w:bookmarkEnd w:id="269"/>
    </w:p>
    <w:p w14:paraId="64B15561" w14:textId="77777777" w:rsidR="00D065C3" w:rsidRDefault="00D065C3" w:rsidP="00D065C3">
      <w:pPr>
        <w:pStyle w:val="Heading3"/>
      </w:pPr>
      <w:bookmarkStart w:id="270" w:name="_Toc216299552"/>
      <w:bookmarkStart w:id="271" w:name="_Toc216199746"/>
      <w:bookmarkStart w:id="272" w:name="_Toc216342828"/>
      <w:bookmarkStart w:id="273" w:name="_Toc216860055"/>
      <w:r>
        <w:t>Retrofit Cost Envelopes</w:t>
      </w:r>
      <w:bookmarkEnd w:id="270"/>
      <w:bookmarkEnd w:id="271"/>
      <w:bookmarkEnd w:id="272"/>
      <w:bookmarkEnd w:id="273"/>
    </w:p>
    <w:p w14:paraId="6E4FD71D" w14:textId="512F9352" w:rsidR="003962C7" w:rsidRDefault="003962C7" w:rsidP="003962C7">
      <w:pPr>
        <w:pStyle w:val="Caption"/>
        <w:keepNext/>
      </w:pPr>
      <w:r>
        <w:t xml:space="preserve">Table </w:t>
      </w:r>
      <w:r>
        <w:fldChar w:fldCharType="begin"/>
      </w:r>
      <w:r>
        <w:instrText xml:space="preserve"> SEQ Table \* ARABIC </w:instrText>
      </w:r>
      <w:r>
        <w:fldChar w:fldCharType="separate"/>
      </w:r>
      <w:r>
        <w:rPr>
          <w:noProof/>
        </w:rPr>
        <w:t>10</w:t>
      </w:r>
      <w:r>
        <w:fldChar w:fldCharType="end"/>
      </w:r>
      <w:r>
        <w:t xml:space="preserve"> </w:t>
      </w:r>
      <w:r w:rsidRPr="00D70149">
        <w:t>Realistic Retrofit Cost Tiers — cost ranges for different decarbonisation pathways</w:t>
      </w:r>
    </w:p>
    <w:tbl>
      <w:tblPr>
        <w:tblStyle w:val="TableStyle"/>
        <w:tblW w:w="0" w:type="auto"/>
        <w:tblLook w:val="04A0" w:firstRow="1" w:lastRow="0" w:firstColumn="1" w:lastColumn="0" w:noHBand="0" w:noVBand="1"/>
      </w:tblPr>
      <w:tblGrid>
        <w:gridCol w:w="2477"/>
        <w:gridCol w:w="1531"/>
        <w:gridCol w:w="2800"/>
      </w:tblGrid>
      <w:tr w:rsidR="003962C7" w:rsidRPr="003962C7" w14:paraId="7595BE92" w14:textId="77777777" w:rsidTr="00396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8B4EE2" w14:textId="77777777" w:rsidR="003962C7" w:rsidRPr="003962C7" w:rsidRDefault="003962C7" w:rsidP="003962C7">
            <w:pPr>
              <w:jc w:val="left"/>
              <w:rPr>
                <w:sz w:val="18"/>
                <w:szCs w:val="20"/>
              </w:rPr>
            </w:pPr>
            <w:r w:rsidRPr="003962C7">
              <w:rPr>
                <w:sz w:val="18"/>
                <w:szCs w:val="20"/>
              </w:rPr>
              <w:t>Pathway</w:t>
            </w:r>
          </w:p>
        </w:tc>
        <w:tc>
          <w:tcPr>
            <w:tcW w:w="0" w:type="auto"/>
          </w:tcPr>
          <w:p w14:paraId="645E3979" w14:textId="77777777" w:rsidR="003962C7" w:rsidRPr="003962C7" w:rsidRDefault="003962C7" w:rsidP="003962C7">
            <w:pPr>
              <w:jc w:val="left"/>
              <w:cnfStyle w:val="100000000000" w:firstRow="1" w:lastRow="0" w:firstColumn="0" w:lastColumn="0" w:oddVBand="0" w:evenVBand="0" w:oddHBand="0" w:evenHBand="0" w:firstRowFirstColumn="0" w:firstRowLastColumn="0" w:lastRowFirstColumn="0" w:lastRowLastColumn="0"/>
              <w:rPr>
                <w:sz w:val="18"/>
                <w:szCs w:val="20"/>
              </w:rPr>
            </w:pPr>
            <w:r w:rsidRPr="003962C7">
              <w:rPr>
                <w:sz w:val="18"/>
                <w:szCs w:val="20"/>
              </w:rPr>
              <w:t>Cost/Dwelling</w:t>
            </w:r>
          </w:p>
        </w:tc>
        <w:tc>
          <w:tcPr>
            <w:tcW w:w="0" w:type="auto"/>
          </w:tcPr>
          <w:p w14:paraId="0DCFBD16" w14:textId="77777777" w:rsidR="003962C7" w:rsidRPr="003962C7" w:rsidRDefault="003962C7" w:rsidP="003962C7">
            <w:pPr>
              <w:jc w:val="left"/>
              <w:cnfStyle w:val="100000000000" w:firstRow="1" w:lastRow="0" w:firstColumn="0" w:lastColumn="0" w:oddVBand="0" w:evenVBand="0" w:oddHBand="0" w:evenHBand="0" w:firstRowFirstColumn="0" w:firstRowLastColumn="0" w:lastRowFirstColumn="0" w:lastRowLastColumn="0"/>
              <w:rPr>
                <w:sz w:val="18"/>
                <w:szCs w:val="20"/>
              </w:rPr>
            </w:pPr>
            <w:r w:rsidRPr="003962C7">
              <w:rPr>
                <w:sz w:val="18"/>
                <w:szCs w:val="20"/>
              </w:rPr>
              <w:t>Notes</w:t>
            </w:r>
          </w:p>
        </w:tc>
      </w:tr>
      <w:tr w:rsidR="003962C7" w:rsidRPr="003962C7" w14:paraId="72E9B868" w14:textId="77777777" w:rsidTr="003962C7">
        <w:tc>
          <w:tcPr>
            <w:cnfStyle w:val="001000000000" w:firstRow="0" w:lastRow="0" w:firstColumn="1" w:lastColumn="0" w:oddVBand="0" w:evenVBand="0" w:oddHBand="0" w:evenHBand="0" w:firstRowFirstColumn="0" w:firstRowLastColumn="0" w:lastRowFirstColumn="0" w:lastRowLastColumn="0"/>
            <w:tcW w:w="0" w:type="auto"/>
          </w:tcPr>
          <w:p w14:paraId="0CBCCF1E" w14:textId="77777777" w:rsidR="003962C7" w:rsidRPr="003962C7" w:rsidRDefault="003962C7" w:rsidP="003962C7">
            <w:pPr>
              <w:jc w:val="left"/>
              <w:rPr>
                <w:sz w:val="18"/>
                <w:szCs w:val="20"/>
              </w:rPr>
            </w:pPr>
            <w:r w:rsidRPr="003962C7">
              <w:rPr>
                <w:sz w:val="18"/>
                <w:szCs w:val="20"/>
              </w:rPr>
              <w:t>Minimum viable HP-ready</w:t>
            </w:r>
          </w:p>
        </w:tc>
        <w:tc>
          <w:tcPr>
            <w:tcW w:w="0" w:type="auto"/>
          </w:tcPr>
          <w:p w14:paraId="426270EA" w14:textId="77777777" w:rsidR="003962C7" w:rsidRPr="003962C7" w:rsidRDefault="003962C7" w:rsidP="003962C7">
            <w:pPr>
              <w:jc w:val="left"/>
              <w:cnfStyle w:val="000000000000" w:firstRow="0" w:lastRow="0" w:firstColumn="0" w:lastColumn="0" w:oddVBand="0" w:evenVBand="0" w:oddHBand="0" w:evenHBand="0" w:firstRowFirstColumn="0" w:firstRowLastColumn="0" w:lastRowFirstColumn="0" w:lastRowLastColumn="0"/>
              <w:rPr>
                <w:sz w:val="18"/>
                <w:szCs w:val="20"/>
              </w:rPr>
            </w:pPr>
            <w:r w:rsidRPr="003962C7">
              <w:rPr>
                <w:sz w:val="18"/>
                <w:szCs w:val="20"/>
              </w:rPr>
              <w:t>£18,000–22,000</w:t>
            </w:r>
          </w:p>
        </w:tc>
        <w:tc>
          <w:tcPr>
            <w:tcW w:w="0" w:type="auto"/>
          </w:tcPr>
          <w:p w14:paraId="559291A1" w14:textId="77777777" w:rsidR="003962C7" w:rsidRPr="003962C7" w:rsidRDefault="003962C7" w:rsidP="003962C7">
            <w:pPr>
              <w:jc w:val="left"/>
              <w:cnfStyle w:val="000000000000" w:firstRow="0" w:lastRow="0" w:firstColumn="0" w:lastColumn="0" w:oddVBand="0" w:evenVBand="0" w:oddHBand="0" w:evenHBand="0" w:firstRowFirstColumn="0" w:firstRowLastColumn="0" w:lastRowFirstColumn="0" w:lastRowLastColumn="0"/>
              <w:rPr>
                <w:sz w:val="18"/>
                <w:szCs w:val="20"/>
              </w:rPr>
            </w:pPr>
            <w:r w:rsidRPr="003962C7">
              <w:rPr>
                <w:sz w:val="18"/>
                <w:szCs w:val="20"/>
              </w:rPr>
              <w:t>Most aligned with decisions</w:t>
            </w:r>
          </w:p>
        </w:tc>
      </w:tr>
      <w:tr w:rsidR="003962C7" w:rsidRPr="003962C7" w14:paraId="2BB55A31" w14:textId="77777777" w:rsidTr="003962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5475B4" w14:textId="77777777" w:rsidR="003962C7" w:rsidRPr="003962C7" w:rsidRDefault="003962C7" w:rsidP="003962C7">
            <w:pPr>
              <w:jc w:val="left"/>
              <w:rPr>
                <w:sz w:val="18"/>
                <w:szCs w:val="20"/>
              </w:rPr>
            </w:pPr>
            <w:r w:rsidRPr="003962C7">
              <w:rPr>
                <w:sz w:val="18"/>
                <w:szCs w:val="20"/>
              </w:rPr>
              <w:t>Deep fabric-only</w:t>
            </w:r>
          </w:p>
        </w:tc>
        <w:tc>
          <w:tcPr>
            <w:tcW w:w="0" w:type="auto"/>
          </w:tcPr>
          <w:p w14:paraId="4234410C" w14:textId="77777777" w:rsidR="003962C7" w:rsidRPr="003962C7" w:rsidRDefault="003962C7" w:rsidP="003962C7">
            <w:pPr>
              <w:jc w:val="left"/>
              <w:cnfStyle w:val="000000010000" w:firstRow="0" w:lastRow="0" w:firstColumn="0" w:lastColumn="0" w:oddVBand="0" w:evenVBand="0" w:oddHBand="0" w:evenHBand="1" w:firstRowFirstColumn="0" w:firstRowLastColumn="0" w:lastRowFirstColumn="0" w:lastRowLastColumn="0"/>
              <w:rPr>
                <w:sz w:val="18"/>
                <w:szCs w:val="20"/>
              </w:rPr>
            </w:pPr>
            <w:r w:rsidRPr="003962C7">
              <w:rPr>
                <w:sz w:val="18"/>
                <w:szCs w:val="20"/>
              </w:rPr>
              <w:t>£25,000–30,000</w:t>
            </w:r>
          </w:p>
        </w:tc>
        <w:tc>
          <w:tcPr>
            <w:tcW w:w="0" w:type="auto"/>
          </w:tcPr>
          <w:p w14:paraId="69B04E36" w14:textId="77777777" w:rsidR="003962C7" w:rsidRPr="003962C7" w:rsidRDefault="003962C7" w:rsidP="003962C7">
            <w:pPr>
              <w:jc w:val="left"/>
              <w:cnfStyle w:val="000000010000" w:firstRow="0" w:lastRow="0" w:firstColumn="0" w:lastColumn="0" w:oddVBand="0" w:evenVBand="0" w:oddHBand="0" w:evenHBand="1" w:firstRowFirstColumn="0" w:firstRowLastColumn="0" w:lastRowFirstColumn="0" w:lastRowLastColumn="0"/>
              <w:rPr>
                <w:sz w:val="18"/>
                <w:szCs w:val="20"/>
              </w:rPr>
            </w:pPr>
            <w:r w:rsidRPr="003962C7">
              <w:rPr>
                <w:sz w:val="18"/>
                <w:szCs w:val="20"/>
              </w:rPr>
              <w:t>Long paybacks; high disruption</w:t>
            </w:r>
          </w:p>
        </w:tc>
      </w:tr>
      <w:tr w:rsidR="003962C7" w:rsidRPr="003962C7" w14:paraId="59460A77" w14:textId="77777777" w:rsidTr="003962C7">
        <w:tc>
          <w:tcPr>
            <w:cnfStyle w:val="001000000000" w:firstRow="0" w:lastRow="0" w:firstColumn="1" w:lastColumn="0" w:oddVBand="0" w:evenVBand="0" w:oddHBand="0" w:evenHBand="0" w:firstRowFirstColumn="0" w:firstRowLastColumn="0" w:lastRowFirstColumn="0" w:lastRowLastColumn="0"/>
            <w:tcW w:w="0" w:type="auto"/>
          </w:tcPr>
          <w:p w14:paraId="6751C4D8" w14:textId="77777777" w:rsidR="003962C7" w:rsidRPr="003962C7" w:rsidRDefault="003962C7" w:rsidP="003962C7">
            <w:pPr>
              <w:jc w:val="left"/>
              <w:rPr>
                <w:sz w:val="18"/>
                <w:szCs w:val="20"/>
              </w:rPr>
            </w:pPr>
            <w:r w:rsidRPr="003962C7">
              <w:rPr>
                <w:sz w:val="18"/>
                <w:szCs w:val="20"/>
              </w:rPr>
              <w:t>Deep HP package</w:t>
            </w:r>
          </w:p>
        </w:tc>
        <w:tc>
          <w:tcPr>
            <w:tcW w:w="0" w:type="auto"/>
          </w:tcPr>
          <w:p w14:paraId="46F97167" w14:textId="77777777" w:rsidR="003962C7" w:rsidRPr="003962C7" w:rsidRDefault="003962C7" w:rsidP="003962C7">
            <w:pPr>
              <w:jc w:val="left"/>
              <w:cnfStyle w:val="000000000000" w:firstRow="0" w:lastRow="0" w:firstColumn="0" w:lastColumn="0" w:oddVBand="0" w:evenVBand="0" w:oddHBand="0" w:evenHBand="0" w:firstRowFirstColumn="0" w:firstRowLastColumn="0" w:lastRowFirstColumn="0" w:lastRowLastColumn="0"/>
              <w:rPr>
                <w:sz w:val="18"/>
                <w:szCs w:val="20"/>
              </w:rPr>
            </w:pPr>
            <w:r w:rsidRPr="003962C7">
              <w:rPr>
                <w:sz w:val="18"/>
                <w:szCs w:val="20"/>
              </w:rPr>
              <w:t>£40,000–45,000</w:t>
            </w:r>
          </w:p>
        </w:tc>
        <w:tc>
          <w:tcPr>
            <w:tcW w:w="0" w:type="auto"/>
          </w:tcPr>
          <w:p w14:paraId="6A805B93" w14:textId="77777777" w:rsidR="003962C7" w:rsidRPr="003962C7" w:rsidRDefault="003962C7" w:rsidP="003962C7">
            <w:pPr>
              <w:jc w:val="left"/>
              <w:cnfStyle w:val="000000000000" w:firstRow="0" w:lastRow="0" w:firstColumn="0" w:lastColumn="0" w:oddVBand="0" w:evenVBand="0" w:oddHBand="0" w:evenHBand="0" w:firstRowFirstColumn="0" w:firstRowLastColumn="0" w:lastRowFirstColumn="0" w:lastRowLastColumn="0"/>
              <w:rPr>
                <w:sz w:val="18"/>
                <w:szCs w:val="20"/>
              </w:rPr>
            </w:pPr>
            <w:r w:rsidRPr="003962C7">
              <w:rPr>
                <w:sz w:val="18"/>
                <w:szCs w:val="20"/>
              </w:rPr>
              <w:t>Strongest savings; highest cost</w:t>
            </w:r>
          </w:p>
        </w:tc>
      </w:tr>
    </w:tbl>
    <w:p w14:paraId="48599D00" w14:textId="77777777" w:rsidR="00D065C3" w:rsidRDefault="00D065C3" w:rsidP="00C35902">
      <w:r>
        <w:t>This highlights the need for:</w:t>
      </w:r>
    </w:p>
    <w:p w14:paraId="30E8F0ED" w14:textId="77777777" w:rsidR="00D065C3" w:rsidRDefault="00D065C3" w:rsidP="00C60029">
      <w:pPr>
        <w:pStyle w:val="ListParagraph"/>
        <w:numPr>
          <w:ilvl w:val="0"/>
          <w:numId w:val="6"/>
        </w:numPr>
      </w:pPr>
      <w:r>
        <w:t>Package-based support, not single-technology grants</w:t>
      </w:r>
    </w:p>
    <w:p w14:paraId="736F8B76" w14:textId="77777777" w:rsidR="00D065C3" w:rsidRDefault="00D065C3" w:rsidP="00C60029">
      <w:pPr>
        <w:pStyle w:val="ListParagraph"/>
        <w:numPr>
          <w:ilvl w:val="0"/>
          <w:numId w:val="6"/>
        </w:numPr>
      </w:pPr>
      <w:r>
        <w:t xml:space="preserve">Tiered cost caps, </w:t>
      </w:r>
      <w:proofErr w:type="gramStart"/>
      <w:r>
        <w:t>e.g.</w:t>
      </w:r>
      <w:proofErr w:type="gramEnd"/>
      <w:r>
        <w:t xml:space="preserve"> £20,000–25,000 for HP-ready packages</w:t>
      </w:r>
    </w:p>
    <w:p w14:paraId="19462621" w14:textId="77777777" w:rsidR="00D065C3" w:rsidRDefault="00D065C3" w:rsidP="00C60029">
      <w:pPr>
        <w:pStyle w:val="ListParagraph"/>
        <w:numPr>
          <w:ilvl w:val="0"/>
          <w:numId w:val="6"/>
        </w:numPr>
      </w:pPr>
      <w:r>
        <w:t>Grants weighted towards Tiers 3–5, where fabric measures are more expensive</w:t>
      </w:r>
    </w:p>
    <w:p w14:paraId="333187FF" w14:textId="77777777" w:rsidR="00D065C3" w:rsidRDefault="00D065C3" w:rsidP="00C60029">
      <w:pPr>
        <w:pStyle w:val="ListParagraph"/>
        <w:numPr>
          <w:ilvl w:val="0"/>
          <w:numId w:val="6"/>
        </w:numPr>
      </w:pPr>
      <w:r>
        <w:t>Targeted support for solid-wall insulation, where costs and disruption remain highest</w:t>
      </w:r>
    </w:p>
    <w:p w14:paraId="0E3B0A78" w14:textId="77777777" w:rsidR="00D065C3" w:rsidRDefault="00D065C3" w:rsidP="00D065C3">
      <w:pPr>
        <w:pStyle w:val="Heading2"/>
      </w:pPr>
      <w:bookmarkStart w:id="274" w:name="_Toc216299553"/>
      <w:bookmarkStart w:id="275" w:name="_Toc216199747"/>
      <w:bookmarkStart w:id="276" w:name="_Toc216342829"/>
      <w:bookmarkStart w:id="277" w:name="_Toc216860056"/>
      <w:r>
        <w:t>Implications for Heat Network Planning</w:t>
      </w:r>
      <w:bookmarkEnd w:id="274"/>
      <w:bookmarkEnd w:id="275"/>
      <w:bookmarkEnd w:id="276"/>
      <w:bookmarkEnd w:id="277"/>
    </w:p>
    <w:p w14:paraId="0A0D665A" w14:textId="77777777" w:rsidR="00D065C3" w:rsidRDefault="00D065C3" w:rsidP="00C35902">
      <w:r>
        <w:t>Using London borough counts and readiness tiers, the following emerge as priority zones where heat networks can complement or substitute for individual heat pumps:</w:t>
      </w:r>
    </w:p>
    <w:p w14:paraId="3F1C4C7C" w14:textId="77777777" w:rsidR="00D065C3" w:rsidRDefault="00D065C3" w:rsidP="00C60029">
      <w:pPr>
        <w:pStyle w:val="ListParagraph"/>
        <w:numPr>
          <w:ilvl w:val="0"/>
          <w:numId w:val="6"/>
        </w:numPr>
      </w:pPr>
      <w:r>
        <w:t>High volumes of terraces: Croydon, Bromley, Barnet, Enfield, Hillingdon</w:t>
      </w:r>
    </w:p>
    <w:p w14:paraId="3BAEF6F5" w14:textId="77777777" w:rsidR="00D065C3" w:rsidRDefault="00D065C3" w:rsidP="00C60029">
      <w:pPr>
        <w:pStyle w:val="ListParagraph"/>
        <w:numPr>
          <w:ilvl w:val="0"/>
          <w:numId w:val="6"/>
        </w:numPr>
      </w:pPr>
      <w:r>
        <w:t>High heat demand: Havering, Harrow, Bexley</w:t>
      </w:r>
    </w:p>
    <w:p w14:paraId="4244DA8A" w14:textId="77777777" w:rsidR="00D065C3" w:rsidRDefault="00D065C3" w:rsidP="00C60029">
      <w:pPr>
        <w:pStyle w:val="ListParagraph"/>
        <w:numPr>
          <w:ilvl w:val="0"/>
          <w:numId w:val="6"/>
        </w:numPr>
      </w:pPr>
      <w:r>
        <w:t>High retrofit responsiveness: Hackney, Tower Hamlets, Wandsworth</w:t>
      </w:r>
    </w:p>
    <w:p w14:paraId="6680A930" w14:textId="77777777" w:rsidR="00D065C3" w:rsidRDefault="00D065C3" w:rsidP="00C35902">
      <w:r>
        <w:t>Fabric improvements reduce peak load, enable lower-temperature operation, and improve economics of both ambient and 5th-generation systems. This supports coordinating district heat expansion with area-based retrofit delivery programmes.</w:t>
      </w:r>
    </w:p>
    <w:p w14:paraId="7A5DBEDE" w14:textId="58819A98" w:rsidR="00D065C3" w:rsidRDefault="00D065C3" w:rsidP="00D065C3">
      <w:pPr>
        <w:pStyle w:val="Heading1"/>
      </w:pPr>
      <w:bookmarkStart w:id="278" w:name="_Toc216299554"/>
      <w:bookmarkStart w:id="279" w:name="_Toc216199748"/>
      <w:bookmarkStart w:id="280" w:name="_Toc216342830"/>
      <w:bookmarkStart w:id="281" w:name="_Toc216860057"/>
      <w:r>
        <w:lastRenderedPageBreak/>
        <w:t>Conclusions and Recommendations</w:t>
      </w:r>
      <w:bookmarkEnd w:id="278"/>
      <w:bookmarkEnd w:id="279"/>
      <w:bookmarkEnd w:id="280"/>
      <w:bookmarkEnd w:id="281"/>
    </w:p>
    <w:p w14:paraId="7970381E" w14:textId="786016BA" w:rsidR="00D065C3" w:rsidRDefault="00D065C3" w:rsidP="00C35902">
      <w:r>
        <w:t>This project provides the most comprehensive analysis to date of London</w:t>
      </w:r>
      <w:r w:rsidR="00EA4F5A">
        <w:t>’</w:t>
      </w:r>
      <w:r>
        <w:t>s Edwardian terraced housing stock using EPC data at scale. It demonstrates that large-sample EPC analysis can meaningfully inform retrofit sequencing, heat pump readiness, and area-based heat decarbonisation strategies.</w:t>
      </w:r>
    </w:p>
    <w:p w14:paraId="6125BF46" w14:textId="77777777" w:rsidR="00D065C3" w:rsidRDefault="00D065C3" w:rsidP="00D065C3">
      <w:pPr>
        <w:pStyle w:val="Heading2"/>
      </w:pPr>
      <w:bookmarkStart w:id="282" w:name="_Toc216299555"/>
      <w:bookmarkStart w:id="283" w:name="_Toc216199749"/>
      <w:bookmarkStart w:id="284" w:name="_Toc216342831"/>
      <w:bookmarkStart w:id="285" w:name="_Toc216860058"/>
      <w:r>
        <w:t>Key Conclusions</w:t>
      </w:r>
      <w:bookmarkEnd w:id="282"/>
      <w:bookmarkEnd w:id="283"/>
      <w:bookmarkEnd w:id="284"/>
      <w:bookmarkEnd w:id="285"/>
    </w:p>
    <w:p w14:paraId="0027BB52" w14:textId="77777777" w:rsidR="00D065C3" w:rsidRDefault="00D065C3" w:rsidP="00C60029">
      <w:pPr>
        <w:pStyle w:val="ListParagraph"/>
        <w:numPr>
          <w:ilvl w:val="0"/>
          <w:numId w:val="6"/>
        </w:numPr>
      </w:pPr>
      <w:r>
        <w:rPr>
          <w:b/>
          <w:bCs/>
        </w:rPr>
        <w:t xml:space="preserve">The stock is highly inefficient: </w:t>
      </w:r>
      <w:r>
        <w:t>Two-thirds below EPC C, high solid-wall prevalence, weak loft insulation.</w:t>
      </w:r>
    </w:p>
    <w:p w14:paraId="0F49F8EE" w14:textId="12A2DFF3" w:rsidR="00D065C3" w:rsidRDefault="00D065C3" w:rsidP="00C60029">
      <w:pPr>
        <w:pStyle w:val="ListParagraph"/>
        <w:numPr>
          <w:ilvl w:val="0"/>
          <w:numId w:val="6"/>
        </w:numPr>
      </w:pPr>
      <w:r>
        <w:rPr>
          <w:b/>
          <w:bCs/>
        </w:rPr>
        <w:t>Gas boiler dependency is near-total:</w:t>
      </w:r>
      <w:r w:rsidRPr="00ED02A4">
        <w:rPr>
          <w:b/>
        </w:rPr>
        <w:t xml:space="preserve"> </w:t>
      </w:r>
      <w:r>
        <w:t xml:space="preserve">Heat pumps </w:t>
      </w:r>
      <w:commentRangeStart w:id="286"/>
      <w:ins w:id="287" w:author="Louis Liengaard" w:date="2025-12-17T13:03:00Z">
        <w:r w:rsidR="00E22976">
          <w:t>and heat networks</w:t>
        </w:r>
        <w:commentRangeEnd w:id="286"/>
        <w:r w:rsidR="00E22976">
          <w:rPr>
            <w:rStyle w:val="CommentReference"/>
            <w:iCs w:val="0"/>
          </w:rPr>
          <w:commentReference w:id="286"/>
        </w:r>
        <w:r w:rsidR="00E22976">
          <w:t xml:space="preserve"> </w:t>
        </w:r>
      </w:ins>
      <w:r>
        <w:t>represent fewer than 1% of stock.</w:t>
      </w:r>
    </w:p>
    <w:p w14:paraId="23DF8886" w14:textId="38EDC099" w:rsidR="00D065C3" w:rsidRDefault="00D065C3" w:rsidP="00C60029">
      <w:pPr>
        <w:pStyle w:val="ListParagraph"/>
        <w:numPr>
          <w:ilvl w:val="0"/>
          <w:numId w:val="6"/>
        </w:numPr>
      </w:pPr>
      <w:r w:rsidRPr="00ED02A4">
        <w:rPr>
          <w:b/>
        </w:rPr>
        <w:t xml:space="preserve">Fabric upgrades are essential: </w:t>
      </w:r>
      <w:r>
        <w:t>For both heat pumps and heat networks, especially emitter resizing.</w:t>
      </w:r>
      <w:ins w:id="288" w:author="Pil Krogh Tygesen" w:date="2026-01-06T10:27:00Z">
        <w:r w:rsidR="00253DB9">
          <w:t xml:space="preserve"> Even without </w:t>
        </w:r>
      </w:ins>
      <w:ins w:id="289" w:author="Pil Krogh Tygesen" w:date="2026-01-06T10:28:00Z">
        <w:r w:rsidR="00253DB9">
          <w:t xml:space="preserve">switching heat source, fabric upgrades can offer significant carbon reductions. </w:t>
        </w:r>
      </w:ins>
    </w:p>
    <w:p w14:paraId="51853827" w14:textId="77777777" w:rsidR="00D065C3" w:rsidRDefault="00D065C3" w:rsidP="00C60029">
      <w:pPr>
        <w:pStyle w:val="ListParagraph"/>
        <w:numPr>
          <w:ilvl w:val="0"/>
          <w:numId w:val="6"/>
        </w:numPr>
      </w:pPr>
      <w:r>
        <w:t>A third of properties are already heat-pump-ready or near-ready: Enabling phased roll-out.</w:t>
      </w:r>
    </w:p>
    <w:p w14:paraId="7EC81A6A" w14:textId="77777777" w:rsidR="00D065C3" w:rsidRDefault="00D065C3" w:rsidP="00C60029">
      <w:pPr>
        <w:pStyle w:val="ListParagraph"/>
        <w:numPr>
          <w:ilvl w:val="0"/>
          <w:numId w:val="6"/>
        </w:numPr>
      </w:pPr>
      <w:r>
        <w:t>Deep packages deliver major carbon reductions: But have long paybacks without public subsidy.</w:t>
      </w:r>
    </w:p>
    <w:p w14:paraId="7A1E2C11" w14:textId="77777777" w:rsidR="006444B8" w:rsidRDefault="006444B8" w:rsidP="00C60029">
      <w:pPr>
        <w:pStyle w:val="ListParagraph"/>
        <w:numPr>
          <w:ilvl w:val="0"/>
          <w:numId w:val="6"/>
        </w:numPr>
      </w:pPr>
      <w:r>
        <w:t>Heat networks offer a viable alternative where applicable: For the third of properties in heat-network-viable areas, connection delivers lower per-property costs (£33,400 vs £42,500) and reduces grid infrastructure burden by up to 85% compared to heat pump scenarios.</w:t>
      </w:r>
    </w:p>
    <w:p w14:paraId="5DAA4413" w14:textId="77777777" w:rsidR="00D065C3" w:rsidRDefault="00D065C3" w:rsidP="00C60029">
      <w:pPr>
        <w:pStyle w:val="ListParagraph"/>
        <w:numPr>
          <w:ilvl w:val="0"/>
          <w:numId w:val="6"/>
        </w:numPr>
      </w:pPr>
      <w:r>
        <w:t>HP-ready packages offer a realistic stepping stone: Aligning with practical subsidy envelopes.</w:t>
      </w:r>
    </w:p>
    <w:p w14:paraId="68027892" w14:textId="77777777" w:rsidR="00D065C3" w:rsidRDefault="00D065C3" w:rsidP="00C60029">
      <w:pPr>
        <w:pStyle w:val="ListParagraph"/>
        <w:numPr>
          <w:ilvl w:val="0"/>
          <w:numId w:val="6"/>
        </w:numPr>
      </w:pPr>
      <w:r>
        <w:t>EPCs can be used confidently at population scale:</w:t>
      </w:r>
      <w:r w:rsidRPr="00ED02A4">
        <w:t xml:space="preserve"> </w:t>
      </w:r>
      <w:r>
        <w:t>But reforms are needed for individual advice.</w:t>
      </w:r>
    </w:p>
    <w:p w14:paraId="41D879EA" w14:textId="77777777" w:rsidR="00D065C3" w:rsidRDefault="00D065C3" w:rsidP="00D065C3">
      <w:pPr>
        <w:pStyle w:val="Heading2"/>
      </w:pPr>
      <w:bookmarkStart w:id="290" w:name="_Toc216299556"/>
      <w:bookmarkStart w:id="291" w:name="_Toc216199750"/>
      <w:bookmarkStart w:id="292" w:name="_Toc216342832"/>
      <w:bookmarkStart w:id="293" w:name="_Toc216860059"/>
      <w:commentRangeStart w:id="294"/>
      <w:r>
        <w:t>Recommendations</w:t>
      </w:r>
      <w:bookmarkEnd w:id="290"/>
      <w:bookmarkEnd w:id="291"/>
      <w:bookmarkEnd w:id="292"/>
      <w:bookmarkEnd w:id="293"/>
      <w:commentRangeEnd w:id="294"/>
      <w:r w:rsidR="00253DB9">
        <w:rPr>
          <w:rStyle w:val="CommentReference"/>
          <w:rFonts w:eastAsiaTheme="minorEastAsia" w:cstheme="minorBidi"/>
          <w:b w:val="0"/>
        </w:rPr>
        <w:commentReference w:id="294"/>
      </w:r>
    </w:p>
    <w:p w14:paraId="28C9F008" w14:textId="77777777" w:rsidR="00D065C3" w:rsidRDefault="00D065C3" w:rsidP="00D065C3">
      <w:pPr>
        <w:pStyle w:val="Heading3"/>
      </w:pPr>
      <w:bookmarkStart w:id="295" w:name="_Toc216299557"/>
      <w:bookmarkStart w:id="296" w:name="_Toc216342833"/>
      <w:bookmarkStart w:id="297" w:name="_Toc216860060"/>
      <w:r>
        <w:t>Recommendation 1: Adopt a phased heat pump deployment strategy</w:t>
      </w:r>
      <w:bookmarkEnd w:id="295"/>
      <w:bookmarkEnd w:id="296"/>
      <w:bookmarkEnd w:id="297"/>
    </w:p>
    <w:p w14:paraId="660A3D91" w14:textId="77777777" w:rsidR="00D065C3" w:rsidRDefault="00D065C3" w:rsidP="00C60029">
      <w:pPr>
        <w:pStyle w:val="ListParagraph"/>
        <w:numPr>
          <w:ilvl w:val="0"/>
          <w:numId w:val="6"/>
        </w:numPr>
      </w:pPr>
      <w:r>
        <w:t>Start with Tiers 1–2 (33% of homes) requiring minimal fabric work</w:t>
      </w:r>
    </w:p>
    <w:p w14:paraId="31E8DBA3" w14:textId="77777777" w:rsidR="00D065C3" w:rsidRDefault="00D065C3" w:rsidP="00C60029">
      <w:pPr>
        <w:pStyle w:val="ListParagraph"/>
        <w:numPr>
          <w:ilvl w:val="0"/>
          <w:numId w:val="6"/>
        </w:numPr>
      </w:pPr>
      <w:r>
        <w:t>Use blended grants or 0% finance for Tiers 3–4</w:t>
      </w:r>
    </w:p>
    <w:p w14:paraId="4D3ECEA3" w14:textId="77777777" w:rsidR="00D065C3" w:rsidRDefault="00D065C3" w:rsidP="00C60029">
      <w:pPr>
        <w:pStyle w:val="ListParagraph"/>
        <w:numPr>
          <w:ilvl w:val="0"/>
          <w:numId w:val="6"/>
        </w:numPr>
      </w:pPr>
      <w:r>
        <w:t>Develop specialist pathways for the 2.5% of hard-to-treat homes</w:t>
      </w:r>
    </w:p>
    <w:p w14:paraId="7D8A158F" w14:textId="77777777" w:rsidR="00D065C3" w:rsidRDefault="00D065C3" w:rsidP="00D065C3">
      <w:pPr>
        <w:pStyle w:val="Heading3"/>
      </w:pPr>
      <w:bookmarkStart w:id="298" w:name="_Toc216299558"/>
      <w:bookmarkStart w:id="299" w:name="_Toc216342834"/>
      <w:bookmarkStart w:id="300" w:name="_Toc216860061"/>
      <w:r>
        <w:t>Recommendation 2: Introduce HP-ready fabric packages into subsidy design</w:t>
      </w:r>
      <w:bookmarkEnd w:id="298"/>
      <w:bookmarkEnd w:id="299"/>
      <w:bookmarkEnd w:id="300"/>
    </w:p>
    <w:p w14:paraId="356A00B1" w14:textId="77777777" w:rsidR="00D065C3" w:rsidRDefault="00D065C3" w:rsidP="00C60029">
      <w:pPr>
        <w:pStyle w:val="ListParagraph"/>
        <w:numPr>
          <w:ilvl w:val="0"/>
          <w:numId w:val="6"/>
        </w:numPr>
      </w:pPr>
      <w:r>
        <w:t>Loft insulation, wall insulation (solid and cavity), radiator upgrades, basic ventilation</w:t>
      </w:r>
    </w:p>
    <w:p w14:paraId="3EA955F3" w14:textId="77777777" w:rsidR="00D065C3" w:rsidRDefault="00D065C3" w:rsidP="00C60029">
      <w:pPr>
        <w:pStyle w:val="ListParagraph"/>
        <w:numPr>
          <w:ilvl w:val="0"/>
          <w:numId w:val="6"/>
        </w:numPr>
      </w:pPr>
      <w:r>
        <w:t>Bundle as coherent packages rather than à la carte measures</w:t>
      </w:r>
    </w:p>
    <w:p w14:paraId="01532858" w14:textId="77777777" w:rsidR="00D065C3" w:rsidRDefault="00D065C3" w:rsidP="00D065C3">
      <w:pPr>
        <w:pStyle w:val="Heading3"/>
      </w:pPr>
      <w:bookmarkStart w:id="301" w:name="_Toc216299559"/>
      <w:bookmarkStart w:id="302" w:name="_Toc216342835"/>
      <w:bookmarkStart w:id="303" w:name="_Toc216860062"/>
      <w:r>
        <w:t>Recommendation 3: Reform EPCs to include heat-pump readiness indicators</w:t>
      </w:r>
      <w:bookmarkEnd w:id="301"/>
      <w:bookmarkEnd w:id="302"/>
      <w:bookmarkEnd w:id="303"/>
    </w:p>
    <w:p w14:paraId="6E3F5C02" w14:textId="77777777" w:rsidR="00D065C3" w:rsidRDefault="00D065C3" w:rsidP="00C60029">
      <w:pPr>
        <w:pStyle w:val="ListParagraph"/>
        <w:numPr>
          <w:ilvl w:val="0"/>
          <w:numId w:val="6"/>
        </w:numPr>
      </w:pPr>
      <w:r>
        <w:t>Emitter sizing, heat-loss parameters, ventilation adequacy, solid wall feasibility grading</w:t>
      </w:r>
    </w:p>
    <w:p w14:paraId="0FB9A0BB" w14:textId="77777777" w:rsidR="00D065C3" w:rsidRDefault="00D065C3" w:rsidP="00D065C3">
      <w:pPr>
        <w:pStyle w:val="Heading3"/>
      </w:pPr>
      <w:bookmarkStart w:id="304" w:name="_Toc216299560"/>
      <w:bookmarkStart w:id="305" w:name="_Toc216342836"/>
      <w:bookmarkStart w:id="306" w:name="_Toc216860063"/>
      <w:r>
        <w:lastRenderedPageBreak/>
        <w:t>Recommendation 4: Align heat network expansion with retrofit need</w:t>
      </w:r>
      <w:bookmarkEnd w:id="304"/>
      <w:bookmarkEnd w:id="305"/>
      <w:bookmarkEnd w:id="306"/>
    </w:p>
    <w:p w14:paraId="5F57E971" w14:textId="77777777" w:rsidR="00D065C3" w:rsidRDefault="00D065C3" w:rsidP="00C60029">
      <w:pPr>
        <w:pStyle w:val="ListParagraph"/>
        <w:numPr>
          <w:ilvl w:val="0"/>
          <w:numId w:val="6"/>
        </w:numPr>
      </w:pPr>
      <w:r>
        <w:t>Prioritise high-heat-demand boroughs</w:t>
      </w:r>
    </w:p>
    <w:p w14:paraId="4AA38724" w14:textId="77777777" w:rsidR="00D065C3" w:rsidRDefault="00D065C3" w:rsidP="00C60029">
      <w:pPr>
        <w:pStyle w:val="ListParagraph"/>
        <w:numPr>
          <w:ilvl w:val="0"/>
          <w:numId w:val="6"/>
        </w:numPr>
      </w:pPr>
      <w:r>
        <w:t>Integrate retrofit into zoning regulations</w:t>
      </w:r>
    </w:p>
    <w:p w14:paraId="7E8449EA" w14:textId="77777777" w:rsidR="00D065C3" w:rsidRDefault="00D065C3" w:rsidP="00C60029">
      <w:pPr>
        <w:pStyle w:val="ListParagraph"/>
        <w:numPr>
          <w:ilvl w:val="0"/>
          <w:numId w:val="6"/>
        </w:numPr>
      </w:pPr>
      <w:r>
        <w:t>Use ambient/5th-gen systems and shared loops to lower property-side costs</w:t>
      </w:r>
    </w:p>
    <w:p w14:paraId="34148E0B" w14:textId="77777777" w:rsidR="00D065C3" w:rsidRDefault="00D065C3" w:rsidP="00D065C3">
      <w:pPr>
        <w:pStyle w:val="Heading3"/>
      </w:pPr>
      <w:bookmarkStart w:id="307" w:name="_Toc216299561"/>
      <w:bookmarkStart w:id="308" w:name="_Toc216342837"/>
      <w:bookmarkStart w:id="309" w:name="_Toc216860064"/>
      <w:r>
        <w:t>Recommendation 5: Support cost-reduction levers through industrial strategy</w:t>
      </w:r>
      <w:bookmarkEnd w:id="307"/>
      <w:bookmarkEnd w:id="308"/>
      <w:bookmarkEnd w:id="309"/>
    </w:p>
    <w:p w14:paraId="139A158A" w14:textId="77777777" w:rsidR="00D065C3" w:rsidRDefault="00D065C3" w:rsidP="00C60029">
      <w:pPr>
        <w:pStyle w:val="ListParagraph"/>
        <w:numPr>
          <w:ilvl w:val="0"/>
          <w:numId w:val="6"/>
        </w:numPr>
      </w:pPr>
      <w:r>
        <w:t>Standardise designs, bundle procurement, support supply-chain expansion</w:t>
      </w:r>
    </w:p>
    <w:p w14:paraId="193904EF" w14:textId="77777777" w:rsidR="00D065C3" w:rsidRDefault="00D065C3" w:rsidP="00C60029">
      <w:pPr>
        <w:pStyle w:val="ListParagraph"/>
        <w:numPr>
          <w:ilvl w:val="0"/>
          <w:numId w:val="6"/>
        </w:numPr>
      </w:pPr>
      <w:r>
        <w:t>Promote street-by-street retrofit delivery models</w:t>
      </w:r>
    </w:p>
    <w:p w14:paraId="3B7F0856" w14:textId="77777777" w:rsidR="00D065C3" w:rsidRDefault="00D065C3" w:rsidP="00C60029">
      <w:pPr>
        <w:pStyle w:val="ListParagraph"/>
        <w:numPr>
          <w:ilvl w:val="0"/>
          <w:numId w:val="6"/>
        </w:numPr>
      </w:pPr>
      <w:r>
        <w:t>Pilot shared loop systems in suitable terraces</w:t>
      </w:r>
    </w:p>
    <w:p w14:paraId="136F97F9" w14:textId="77777777" w:rsidR="00D065C3" w:rsidRDefault="00D065C3" w:rsidP="00D065C3">
      <w:pPr>
        <w:pStyle w:val="Heading3"/>
      </w:pPr>
      <w:bookmarkStart w:id="310" w:name="_Toc216299562"/>
      <w:bookmarkStart w:id="311" w:name="_Toc216342838"/>
      <w:bookmarkStart w:id="312" w:name="_Toc216860065"/>
      <w:r>
        <w:t>Recommendation 6: Treat EPC-based large-sample analysis as a core tool</w:t>
      </w:r>
      <w:bookmarkEnd w:id="310"/>
      <w:bookmarkEnd w:id="311"/>
      <w:bookmarkEnd w:id="312"/>
    </w:p>
    <w:p w14:paraId="3B25DEEF" w14:textId="3545546C" w:rsidR="00D065C3" w:rsidRDefault="00D065C3" w:rsidP="00C60029">
      <w:pPr>
        <w:pStyle w:val="ListParagraph"/>
        <w:numPr>
          <w:ilvl w:val="0"/>
          <w:numId w:val="6"/>
        </w:numPr>
      </w:pPr>
      <w:r>
        <w:t xml:space="preserve">Use EPCs to identify </w:t>
      </w:r>
      <w:r w:rsidR="00EA4F5A">
        <w:t>‘</w:t>
      </w:r>
      <w:r>
        <w:t>retrofit clusters</w:t>
      </w:r>
      <w:r w:rsidR="00EA4F5A">
        <w:t>’</w:t>
      </w:r>
    </w:p>
    <w:p w14:paraId="36E6487F" w14:textId="77777777" w:rsidR="00D065C3" w:rsidRDefault="00D065C3" w:rsidP="00C60029">
      <w:pPr>
        <w:pStyle w:val="ListParagraph"/>
        <w:numPr>
          <w:ilvl w:val="0"/>
          <w:numId w:val="6"/>
        </w:numPr>
      </w:pPr>
      <w:r>
        <w:t>Build borough-level retrofit strategies</w:t>
      </w:r>
    </w:p>
    <w:p w14:paraId="78A571B3" w14:textId="77777777" w:rsidR="00340373" w:rsidRDefault="00D065C3" w:rsidP="00C60029">
      <w:pPr>
        <w:pStyle w:val="ListParagraph"/>
        <w:numPr>
          <w:ilvl w:val="0"/>
          <w:numId w:val="6"/>
        </w:numPr>
        <w:sectPr w:rsidR="00340373" w:rsidSect="00330282">
          <w:pgSz w:w="11906" w:h="16838" w:code="9"/>
          <w:pgMar w:top="1440" w:right="1440" w:bottom="1440" w:left="1440" w:header="720" w:footer="720" w:gutter="0"/>
          <w:cols w:space="720"/>
          <w:docGrid w:linePitch="360"/>
        </w:sectPr>
      </w:pPr>
      <w:r>
        <w:t>Combine EPCs with Local Area Energy Plans (LAEPs)</w:t>
      </w:r>
    </w:p>
    <w:p w14:paraId="3B780987" w14:textId="626D56D0" w:rsidR="00D065C3" w:rsidRDefault="004876D0" w:rsidP="004876D0">
      <w:pPr>
        <w:pStyle w:val="Title"/>
      </w:pPr>
      <w:r>
        <w:lastRenderedPageBreak/>
        <w:t>Appendices</w:t>
      </w:r>
    </w:p>
    <w:p w14:paraId="6724A7B0" w14:textId="77777777" w:rsidR="00A63E14" w:rsidRDefault="004876D0" w:rsidP="00A63E14">
      <w:pPr>
        <w:pStyle w:val="Appendix1"/>
      </w:pPr>
      <w:bookmarkStart w:id="313" w:name="_Ref216859737"/>
      <w:bookmarkStart w:id="314" w:name="_Toc216860066"/>
      <w:r>
        <w:t>Literature Review</w:t>
      </w:r>
      <w:bookmarkEnd w:id="313"/>
      <w:bookmarkEnd w:id="314"/>
    </w:p>
    <w:p w14:paraId="273CF0E1" w14:textId="530FBFE9" w:rsidR="00A63E14" w:rsidRDefault="00A63E14" w:rsidP="00A63E14">
      <w:pPr>
        <w:sectPr w:rsidR="00A63E14" w:rsidSect="00330282">
          <w:pgSz w:w="11906" w:h="16838" w:code="9"/>
          <w:pgMar w:top="1440" w:right="1440" w:bottom="1440" w:left="1440" w:header="720" w:footer="720" w:gutter="0"/>
          <w:cols w:space="720"/>
          <w:docGrid w:linePitch="360"/>
        </w:sectPr>
      </w:pPr>
      <w:r>
        <w:t>Will attach to next draft</w:t>
      </w:r>
    </w:p>
    <w:p w14:paraId="65AD01BC" w14:textId="4DC91EE4" w:rsidR="003554DE" w:rsidRPr="007244D4" w:rsidRDefault="00612F57" w:rsidP="007244D4">
      <w:pPr>
        <w:pStyle w:val="Appendix1"/>
      </w:pPr>
      <w:bookmarkStart w:id="315" w:name="_Toc216860067"/>
      <w:r w:rsidRPr="007244D4">
        <w:lastRenderedPageBreak/>
        <w:t>Methodology</w:t>
      </w:r>
      <w:bookmarkStart w:id="316" w:name="header"/>
      <w:bookmarkStart w:id="317" w:name="Xa17998f4ec2516e57c062d82fdd7f38c83c344c"/>
      <w:bookmarkStart w:id="318" w:name="content"/>
      <w:bookmarkEnd w:id="316"/>
      <w:r w:rsidR="007244D4" w:rsidRPr="007244D4">
        <w:t xml:space="preserve">: </w:t>
      </w:r>
      <w:r w:rsidR="003554DE" w:rsidRPr="007244D4">
        <w:t>EPC-Based Scenario Modelling for Heat Street</w:t>
      </w:r>
      <w:bookmarkEnd w:id="315"/>
    </w:p>
    <w:p w14:paraId="392877E5" w14:textId="77777777" w:rsidR="003554DE" w:rsidRDefault="003554DE" w:rsidP="007244D4">
      <w:pPr>
        <w:pStyle w:val="Appendix2"/>
      </w:pPr>
      <w:bookmarkStart w:id="319" w:name="_Toc216860068"/>
      <w:bookmarkStart w:id="320" w:name="overview"/>
      <w:r>
        <w:t>Overview</w:t>
      </w:r>
      <w:bookmarkEnd w:id="319"/>
    </w:p>
    <w:p w14:paraId="608C5A91" w14:textId="44EED0D8" w:rsidR="003554DE" w:rsidRDefault="003554DE" w:rsidP="007244D4">
      <w:r>
        <w:t xml:space="preserve">This appendix details the modelling approach used in the Heat Street project to evaluate retrofit scenarios using Energy Performance Certificate (EPC) data. The analysis leverages approximately 500,000 EPC records for Edwardian terraced houses in London, </w:t>
      </w:r>
      <w:proofErr w:type="spellStart"/>
      <w:r>
        <w:t>modeling</w:t>
      </w:r>
      <w:proofErr w:type="spellEnd"/>
      <w:r>
        <w:t xml:space="preserve"> various decarbonisation pathways (fabric improvements, heat pumps, district heating) purely from EPC-derived inputs</w:t>
      </w:r>
      <w:hyperlink r:id="rId18" w:anchor="L7-L15"/>
      <w:r>
        <w:t xml:space="preserve">. The focus is on an </w:t>
      </w:r>
      <w:r>
        <w:rPr>
          <w:i/>
          <w:iCs/>
        </w:rPr>
        <w:t>EPC-based analysis</w:t>
      </w:r>
      <w:r>
        <w:t xml:space="preserve"> – all scenarios are driven by data fields available in EPCs (insulation levels, efficiency ratings, etc.)</w:t>
      </w:r>
      <w:r w:rsidR="008200FB">
        <w:t>.</w:t>
      </w:r>
      <w:r>
        <w:t xml:space="preserve"> The goal is to transparently simulate energy and carbon outcomes under different retrofit strategies, given the known attributes and limitations of EPC (</w:t>
      </w:r>
      <w:proofErr w:type="spellStart"/>
      <w:r>
        <w:t>RdSAP</w:t>
      </w:r>
      <w:proofErr w:type="spellEnd"/>
      <w:r>
        <w:t>) data. All results are intended for a policy-literate audience: technical precision is provided, but the underlying calculations are simplified representations rather than detailed engineering simulations.</w:t>
      </w:r>
    </w:p>
    <w:p w14:paraId="037B465E" w14:textId="628DB570" w:rsidR="003554DE" w:rsidRDefault="003554DE" w:rsidP="00F62D6F">
      <w:r w:rsidRPr="008200FB">
        <w:rPr>
          <w:b/>
          <w:bCs/>
        </w:rPr>
        <w:t>Key Steps in the Modelling Pipeline:</w:t>
      </w:r>
      <w:r w:rsidRPr="00F62D6F">
        <w:t xml:space="preserve"> The analysis is orchestrated by an automated pipeline (invoked via </w:t>
      </w:r>
      <w:r w:rsidRPr="00F62D6F">
        <w:rPr>
          <w:rStyle w:val="VerbatimChar"/>
          <w:rFonts w:cs="Arial"/>
        </w:rPr>
        <w:t>run_analysis.py</w:t>
      </w:r>
      <w:r w:rsidRPr="00F62D6F">
        <w:t xml:space="preserve"> or an equivalent command) that proceeds through data acquisition, cleaning, scenario </w:t>
      </w:r>
      <w:proofErr w:type="spellStart"/>
      <w:r w:rsidRPr="00F62D6F">
        <w:t>modeling</w:t>
      </w:r>
      <w:proofErr w:type="spellEnd"/>
      <w:r w:rsidRPr="00F62D6F">
        <w:t>, and reporting</w:t>
      </w:r>
      <w:hyperlink r:id="rId19" w:anchor="L50-L59"/>
      <w:hyperlink r:id="rId20" w:anchor="L116-L124"/>
      <w:r w:rsidRPr="00F62D6F">
        <w:t>. After EPC data are collected and validated for quality (</w:t>
      </w:r>
      <w:proofErr w:type="gramStart"/>
      <w:r w:rsidRPr="00F62D6F">
        <w:t>e.g.</w:t>
      </w:r>
      <w:proofErr w:type="gramEnd"/>
      <w:r w:rsidRPr="00F62D6F">
        <w:t xml:space="preserve"> removing out-of-scope properties, filtering unrealistic values), the scenario modelling phase </w:t>
      </w:r>
      <w:r>
        <w:t xml:space="preserve">runs. In this phase, the script loads the cleaned EPC dataset and initializes a </w:t>
      </w:r>
      <w:proofErr w:type="spellStart"/>
      <w:r>
        <w:rPr>
          <w:rStyle w:val="VerbatimChar"/>
          <w:rFonts w:cs="Arial"/>
        </w:rPr>
        <w:t>ScenarioModeler</w:t>
      </w:r>
      <w:proofErr w:type="spellEnd"/>
      <w:r>
        <w:t xml:space="preserve"> object</w:t>
      </w:r>
      <w:hyperlink r:id="rId21" w:anchor="L241-L249"/>
      <w:r>
        <w:t>. The modeler reads all scenario definitions and cost assumptions from a central configuration file, ensuring a consistent set of measures and parameters across the analysis. It then computes readiness flags for each property (explained below) and iterates through each defined scenario, applying the specified measures to every property in parallel and calculating outcomes</w:t>
      </w:r>
      <w:hyperlink r:id="rId22" w:anchor="L339-L348"/>
      <w:hyperlink r:id="rId23" w:anchor="L237-L245"/>
      <w:r>
        <w:t>. Finally, the pipeline aggregates the results and saves them into output files (detailed later) for further analysis and visualization</w:t>
      </w:r>
      <w:hyperlink r:id="rId24" w:anchor="L3-L10"/>
      <w:r>
        <w:t>. Throughout, the approach emphasizes transparency: all assumptions (costs, savings, efficiencies, thresholds) are explicit in the configuration so the results can be traced back to these inputs</w:t>
      </w:r>
      <w:hyperlink r:id="rId25" w:anchor="L2-L9"/>
      <w:hyperlink r:id="rId26" w:anchor="L94-L102"/>
      <w:r>
        <w:t>.</w:t>
      </w:r>
    </w:p>
    <w:p w14:paraId="2B4747E3" w14:textId="77777777" w:rsidR="003554DE" w:rsidRDefault="003554DE" w:rsidP="00F62D6F">
      <w:pPr>
        <w:pStyle w:val="Appendix2"/>
      </w:pPr>
      <w:bookmarkStart w:id="321" w:name="defined-retrofit-scenarios"/>
      <w:bookmarkStart w:id="322" w:name="_Toc216860069"/>
      <w:bookmarkEnd w:id="320"/>
      <w:bookmarkEnd w:id="321"/>
      <w:r>
        <w:t>Defined Retrofit Scenarios</w:t>
      </w:r>
      <w:bookmarkEnd w:id="322"/>
    </w:p>
    <w:p w14:paraId="689D8ABB" w14:textId="65EC02AE" w:rsidR="003554DE" w:rsidRDefault="003554DE" w:rsidP="00F62D6F">
      <w:r>
        <w:t>Several retrofit scenarios were defined to cover a range of plausible pathways. Each scenario is essentially a set of measures (upgrades) applied to each property, simulated against the property’s EPC baseline. The scenarios are defined as follows (in addition to a baseline case), with measure packages drawn from the config file</w:t>
      </w:r>
      <w:hyperlink r:id="rId27" w:anchor="L118-L127"/>
      <w:hyperlink r:id="rId28" w:anchor="L143-L151"/>
      <w:r>
        <w:t>:</w:t>
      </w:r>
    </w:p>
    <w:p w14:paraId="7EE01BC5" w14:textId="2A2FAC26" w:rsidR="003554DE" w:rsidRDefault="003554DE" w:rsidP="00C60029">
      <w:pPr>
        <w:pStyle w:val="ListParagraph"/>
      </w:pPr>
      <w:r w:rsidRPr="00F62D6F">
        <w:rPr>
          <w:b/>
          <w:bCs/>
        </w:rPr>
        <w:t>Baseline (No intervention):</w:t>
      </w:r>
      <w:r>
        <w:t xml:space="preserve"> The baseline scenario represents the status quo with no retrofit measures applied. It uses the EPC’s current figures for energy use, CO</w:t>
      </w:r>
      <w:r w:rsidRPr="00F62D6F">
        <w:rPr>
          <w:rFonts w:ascii="Cambria Math" w:hAnsi="Cambria Math" w:cs="Cambria Math"/>
        </w:rPr>
        <w:t>₂</w:t>
      </w:r>
      <w:r>
        <w:t xml:space="preserve"> emissions, and bills. This scenario has £0 capital cost and zero savings by definition, serving as a reference point for all other scenarios</w:t>
      </w:r>
      <w:hyperlink r:id="rId29" w:anchor="L441-L449"/>
      <w:r>
        <w:t>. All comparisons of energy, carbon, and cost outcomes are made against this baseline.</w:t>
      </w:r>
    </w:p>
    <w:p w14:paraId="76964DB9" w14:textId="0494017F" w:rsidR="003554DE" w:rsidRDefault="003554DE" w:rsidP="00C60029">
      <w:pPr>
        <w:pStyle w:val="ListParagraph"/>
      </w:pPr>
      <w:r>
        <w:rPr>
          <w:b/>
          <w:bCs/>
        </w:rPr>
        <w:t>Fabric Only (Insulation improvements):</w:t>
      </w:r>
      <w:r>
        <w:t xml:space="preserve"> This scenario upgrades the building fabric but does not change the heating system. In practice it applies loft insulation top-up, wall insulation (cavity fill for cavity walls or internal insulation for solid walls), and double glazing of windows</w:t>
      </w:r>
      <w:hyperlink r:id="rId30" w:anchor="L124-L132"/>
      <w:hyperlink r:id="rId31" w:anchor="L126-L134"/>
      <w:r>
        <w:t xml:space="preserve">. These measures address the major heat-loss areas. Based on the model assumptions, a full fabric-only retrofit yields </w:t>
      </w:r>
      <w:r>
        <w:lastRenderedPageBreak/>
        <w:t xml:space="preserve">roughly a </w:t>
      </w:r>
      <w:r w:rsidRPr="00F62D6F">
        <w:t>30–40%</w:t>
      </w:r>
      <w:r>
        <w:t xml:space="preserve"> reduction in space heating energy demand</w:t>
      </w:r>
      <w:hyperlink r:id="rId32" w:anchor="L150-L159"/>
      <w:r>
        <w:t>. (For example, adding loft insulation is estimated to cut heat demand by ~15%, wall insulation by 20–30% depending on wall type, and double glazing ~10%</w:t>
      </w:r>
      <w:hyperlink r:id="rId33" w:anchor="L104-L113"/>
      <w:hyperlink r:id="rId34" w:anchor="L118-L126"/>
      <w:r>
        <w:t>; in combination, the model caps the total saving at about 40% for a comprehensive package</w:t>
      </w:r>
      <w:hyperlink r:id="rId35" w:anchor="L150-L159"/>
      <w:r>
        <w:t>.) The capital cost for this scenario is on the order of £8k–£15k per house, reflecting typical costs of insulating an average terraced home</w:t>
      </w:r>
      <w:hyperlink r:id="rId36" w:anchor="L443-L449"/>
      <w:r>
        <w:t>. No changes are made to the heating system, so the home continues to use gas heating but simply loses less heat – leading to lower annual fuel bills and emissions in proportion to the energy saved.</w:t>
      </w:r>
    </w:p>
    <w:p w14:paraId="7F30A777" w14:textId="131CAED3" w:rsidR="003554DE" w:rsidRDefault="003554DE" w:rsidP="00C60029">
      <w:pPr>
        <w:pStyle w:val="ListParagraph"/>
      </w:pPr>
      <w:r>
        <w:rPr>
          <w:b/>
          <w:bCs/>
        </w:rPr>
        <w:t>Fabric to Tipping Point:</w:t>
      </w:r>
      <w:r>
        <w:t xml:space="preserve"> This scenario also focuses on fabric measures, but goes further to approach the </w:t>
      </w:r>
      <w:r>
        <w:rPr>
          <w:i/>
        </w:rPr>
        <w:t>point of diminishing returns</w:t>
      </w:r>
      <w:r>
        <w:t xml:space="preserve"> for insulation. Instead of a predetermined trio of measures, it uses a </w:t>
      </w:r>
      <w:r w:rsidR="005739FC">
        <w:t>“</w:t>
      </w:r>
      <w:r w:rsidRPr="00F62D6F">
        <w:t>full fabric bundle</w:t>
      </w:r>
      <w:r w:rsidR="005739FC">
        <w:t>”</w:t>
      </w:r>
      <w:r>
        <w:t xml:space="preserve"> derived from a marginal benefit analysis (the model’s </w:t>
      </w:r>
      <w:r w:rsidR="005739FC">
        <w:t>“</w:t>
      </w:r>
      <w:r>
        <w:t>fabric tipping point</w:t>
      </w:r>
      <w:r w:rsidR="005739FC">
        <w:t>”</w:t>
      </w:r>
      <w:r>
        <w:t xml:space="preserve"> study)</w:t>
      </w:r>
      <w:hyperlink r:id="rId37" w:anchor="L273-L281"/>
      <w:hyperlink r:id="rId38" w:anchor="L131-L139"/>
      <w:r>
        <w:t xml:space="preserve">. In practice this means all cost-effective or impactful fabric improvements are applied until adding more would yield minimal additional benefit. For example, the tipping-point bundle might include the measures from Fabric Only plus secondary upgrades like floor insulation or even triple glazing if those were found beneficial in the analysis. This scenario thus represents an </w:t>
      </w:r>
      <w:r>
        <w:rPr>
          <w:i/>
        </w:rPr>
        <w:t>aggressive fabric retrofit</w:t>
      </w:r>
      <w:r>
        <w:t xml:space="preserve">, maximizing energy demand reduction. It is more expensive upfront (potentially reaching or exceeding the high end of the Fabric Only cost range) for somewhat greater savings. The model’s derived bundle aims for the optimal mix – as identified by </w:t>
      </w:r>
      <w:proofErr w:type="spellStart"/>
      <w:r>
        <w:t>analyzing</w:t>
      </w:r>
      <w:proofErr w:type="spellEnd"/>
      <w:r>
        <w:t xml:space="preserve"> where the next increment of insulation has a small effect on overall heat demand</w:t>
      </w:r>
      <w:hyperlink r:id="rId39" w:anchor="L276-L284"/>
      <w:r>
        <w:t>. In summary, Fabric-to-Tipping-Point achieves slightly higher savings than the basic Fabric Only scenario, but with diminishing returns as more costly measures (</w:t>
      </w:r>
      <w:proofErr w:type="gramStart"/>
      <w:r>
        <w:t>e.g.</w:t>
      </w:r>
      <w:proofErr w:type="gramEnd"/>
      <w:r>
        <w:t xml:space="preserve"> upgrading from double to triple glazing) are included. It provides insight into the maximum practical reduction in demand through fabric measures alone.</w:t>
      </w:r>
    </w:p>
    <w:p w14:paraId="08958AC7" w14:textId="7DE1E0FB" w:rsidR="003554DE" w:rsidRDefault="003554DE" w:rsidP="00C60029">
      <w:pPr>
        <w:pStyle w:val="ListParagraph"/>
      </w:pPr>
      <w:r>
        <w:rPr>
          <w:b/>
          <w:bCs/>
        </w:rPr>
        <w:t>Minimum Fabric, Heat-Pump Ready:</w:t>
      </w:r>
      <w:r>
        <w:t xml:space="preserve"> This scenario represents </w:t>
      </w:r>
      <w:r w:rsidRPr="00F62D6F">
        <w:t xml:space="preserve">a </w:t>
      </w:r>
      <w:r w:rsidR="005739FC">
        <w:t>“</w:t>
      </w:r>
      <w:r w:rsidRPr="00F62D6F">
        <w:t>light fabric + heat pump</w:t>
      </w:r>
      <w:r w:rsidR="005739FC">
        <w:t>”</w:t>
      </w:r>
      <w:r w:rsidRPr="00F62D6F">
        <w:t xml:space="preserve"> approach. Each home is first checked for whether it</w:t>
      </w:r>
      <w:r>
        <w:t xml:space="preserve"> meets minimum efficiency criteria to install a heat pump (see </w:t>
      </w:r>
      <w:r>
        <w:rPr>
          <w:i/>
        </w:rPr>
        <w:t>Readiness Criteria</w:t>
      </w:r>
      <w:r>
        <w:t xml:space="preserve"> below). If not, a </w:t>
      </w:r>
      <w:r>
        <w:rPr>
          <w:i/>
        </w:rPr>
        <w:t>minimal set of fabric improvements</w:t>
      </w:r>
      <w:r>
        <w:t xml:space="preserve"> is applied to bring the home up to a heat-pump-ready standard, and then an air-source heat pump (ASHP) is installed in place of the boiler</w:t>
      </w:r>
      <w:hyperlink r:id="rId40" w:anchor="L134-L143"/>
      <w:r>
        <w:t xml:space="preserve">. In effect, this scenario injects just enough insulation to ensure the home’s heat demand is low enough or EPC rating high enough for a heat pump to operate efficiently, rather than doing all possible fabric upgrades. For many homes this minimal package may just be loft insulation or other low-cost measures. After that, an ASHP and necessary </w:t>
      </w:r>
      <w:r w:rsidRPr="00F62D6F">
        <w:t>emitter upgrades (</w:t>
      </w:r>
      <w:r>
        <w:t>improved radiators for low-temperature heating) are added. This pathway is a compromise: it doesn’t achieve as much demand reduction as the full Fabric scenarios, but it does fully decarbonize heating by switching to electric heat pumps. The expected outcome is moderate energy savings (from the partial fabric measures) and large CO</w:t>
      </w:r>
      <w:r>
        <w:rPr>
          <w:rFonts w:ascii="Cambria Math" w:hAnsi="Cambria Math" w:cs="Cambria Math"/>
        </w:rPr>
        <w:t>₂</w:t>
      </w:r>
      <w:r>
        <w:t xml:space="preserve"> savings (from removing gas combustion). Capital cost is moderate-to-high – roughly the cost of a heat pump (~£12k) plus a small fabric upgrade (~£1–3k), so </w:t>
      </w:r>
      <w:r>
        <w:lastRenderedPageBreak/>
        <w:t>on the order of £15k in total, varying by property. This scenario helps identify cases where minor insulation work can unlock the feasibility of heat pumps.</w:t>
      </w:r>
    </w:p>
    <w:p w14:paraId="6BF9A239" w14:textId="139357D4" w:rsidR="003554DE" w:rsidRDefault="003554DE" w:rsidP="00C60029">
      <w:pPr>
        <w:pStyle w:val="ListParagraph"/>
      </w:pPr>
      <w:r>
        <w:rPr>
          <w:b/>
          <w:bCs/>
        </w:rPr>
        <w:t>Heat Pump Pathway (Fabric + ASHP):</w:t>
      </w:r>
      <w:r>
        <w:t xml:space="preserve"> In this scenario, each home undergoes a significant fabric retrofit </w:t>
      </w:r>
      <w:r w:rsidRPr="00F62D6F">
        <w:t>and converts</w:t>
      </w:r>
      <w:r>
        <w:t xml:space="preserve"> to a heat pump for heating. The measures applied are essentially the union of the Fabric Only package and an ASHP installation with radiator upgrades</w:t>
      </w:r>
      <w:hyperlink r:id="rId41" w:anchor="L143-L151"/>
      <w:r>
        <w:t xml:space="preserve">. That is, the home receives loft and wall insulation, improved glazing, and then replaces the gas boiler with an electric heat pump (plus upgraded radiators or possibly a hot water cylinder if needed). This pathway represents a thorough </w:t>
      </w:r>
      <w:r w:rsidR="005739FC">
        <w:t>“</w:t>
      </w:r>
      <w:r>
        <w:t>fabric-first</w:t>
      </w:r>
      <w:r w:rsidR="005739FC">
        <w:t>”</w:t>
      </w:r>
      <w:r>
        <w:t xml:space="preserve"> approach followed by electrification. Because both major levers are pulled, it achieves the highest reduction in annual CO</w:t>
      </w:r>
      <w:r>
        <w:rPr>
          <w:rFonts w:ascii="Cambria Math" w:hAnsi="Cambria Math" w:cs="Cambria Math"/>
        </w:rPr>
        <w:t>₂</w:t>
      </w:r>
      <w:r>
        <w:t xml:space="preserve"> emissions – typically </w:t>
      </w:r>
      <w:r w:rsidRPr="00F62D6F">
        <w:t>60–80% less CO</w:t>
      </w:r>
      <w:r w:rsidRPr="00F62D6F">
        <w:rPr>
          <w:rFonts w:ascii="Cambria Math" w:hAnsi="Cambria Math" w:cs="Cambria Math"/>
        </w:rPr>
        <w:t>₂</w:t>
      </w:r>
      <w:r>
        <w:t xml:space="preserve"> output compared to the baseline</w:t>
      </w:r>
      <w:hyperlink r:id="rId42" w:anchor="L445-L449"/>
      <w:r>
        <w:t>. Energy use (in kWh) also drops drastically, though some of the gas consumption is replaced by electricity use for the heat pump. The model assumes a heat pump Seasonal Coefficient of Performance (SCOP) around 3.0, so roughly one unit of electricity replaces three units of gas heat</w:t>
      </w:r>
      <w:hyperlink r:id="rId43" w:anchor="L8-L16"/>
      <w:r>
        <w:t xml:space="preserve">. In terms of cost, the Heat Pump scenario is the most expensive per-house: on the order of </w:t>
      </w:r>
      <w:r w:rsidRPr="00F62D6F">
        <w:t>£20k–£30k</w:t>
      </w:r>
      <w:r>
        <w:t xml:space="preserve"> total</w:t>
      </w:r>
      <w:hyperlink r:id="rId44" w:anchor="L445-L449"/>
      <w:r>
        <w:t>, combining ~£8–15k of fabric measures with ~£12–15k for the heat pump and associated system upgrades. It essentially layers the full fabric retrofit and the heat pump investment, reflecting a deep retrofit pathway for maximum decarbonisation. This scenario’s results highlight the upper-end capital requirements and the substantial energy/cost savings possible (it often yields the lowest running costs and emissions per home among all scenarios, but with long payback periods given the high upfront cost).</w:t>
      </w:r>
    </w:p>
    <w:p w14:paraId="62D14BCE" w14:textId="5420D1FB" w:rsidR="003554DE" w:rsidRDefault="003554DE" w:rsidP="00C60029">
      <w:pPr>
        <w:pStyle w:val="ListParagraph"/>
      </w:pPr>
      <w:r>
        <w:rPr>
          <w:b/>
          <w:bCs/>
        </w:rPr>
        <w:t>Heat Network Pathway (District Heating):</w:t>
      </w:r>
      <w:r>
        <w:t xml:space="preserve"> This scenario explores shifting homes to district heating, in line with heat network zone planning. Each home in this scenario is assumed to connect to a district heat network (if available) instead of installing a heat pump. In the model, a </w:t>
      </w:r>
      <w:r w:rsidRPr="00F62D6F">
        <w:t>district heating connection is added as a measure, and the home’s individual boiler is conceptually replaced by a network heat exchanger</w:t>
      </w:r>
      <w:hyperlink r:id="rId45" w:anchor="L152-L160"/>
      <w:r w:rsidRPr="00F62D6F">
        <w:t xml:space="preserve">. Because district heating can supply high-grade heat, only modest fabric improvements are included – the scenario uses a placeholder </w:t>
      </w:r>
      <w:r>
        <w:t xml:space="preserve">bundle of </w:t>
      </w:r>
      <w:r w:rsidR="005739FC">
        <w:t>“</w:t>
      </w:r>
      <w:r>
        <w:t>modest fabric improvements</w:t>
      </w:r>
      <w:r w:rsidR="005739FC">
        <w:t>”</w:t>
      </w:r>
      <w:r>
        <w:t xml:space="preserve"> (as defined in the config) representing a lighter-touch insulation package</w:t>
      </w:r>
      <w:hyperlink r:id="rId46" w:anchor="L152-L160"/>
      <w:hyperlink r:id="rId47" w:anchor="L154-L157"/>
      <w:r>
        <w:t xml:space="preserve">. </w:t>
      </w:r>
      <w:proofErr w:type="gramStart"/>
      <w:r>
        <w:t>Typically</w:t>
      </w:r>
      <w:proofErr w:type="gramEnd"/>
      <w:r>
        <w:t xml:space="preserve"> this might include topping up loft insulation or basic draught-proofing, just enough to reduce peak heat demand a bit, but not as extensive as the fabric measures in the heat pump pathway. The rationale is that district heating can often accept buildings with somewhat higher demand, especially if the heat source is large-scale. In the model, the Heat Network scenario’s energy savings come from two factors: (1) the small reduction in demand from those modest fabric measures, and (2) an assumed improvement in efficiency by using a network (the model arbitrarily credits about 15% energy reduction when switching to district heat, representing efficiency gains or heat recovery benefits)</w:t>
      </w:r>
      <w:hyperlink r:id="rId48" w:anchor="L146-L154"/>
      <w:hyperlink r:id="rId49" w:anchor="L400-L408"/>
      <w:r>
        <w:t>. The CO</w:t>
      </w:r>
      <w:r>
        <w:rPr>
          <w:rFonts w:ascii="Cambria Math" w:hAnsi="Cambria Math" w:cs="Cambria Math"/>
        </w:rPr>
        <w:t>₂</w:t>
      </w:r>
      <w:r>
        <w:t xml:space="preserve"> savings per home are significant – here it’s assumed the heat delivered via network is low-carbon, so effectively most of the gas </w:t>
      </w:r>
      <w:r>
        <w:lastRenderedPageBreak/>
        <w:t>combustion on-site is eliminated (around 50–70% CO</w:t>
      </w:r>
      <w:r>
        <w:rPr>
          <w:rFonts w:ascii="Cambria Math" w:hAnsi="Cambria Math" w:cs="Cambria Math"/>
        </w:rPr>
        <w:t>₂</w:t>
      </w:r>
      <w:r>
        <w:t xml:space="preserve"> reduction vs baseline)</w:t>
      </w:r>
      <w:hyperlink r:id="rId50" w:anchor="L445-L449"/>
      <w:r>
        <w:t xml:space="preserve">. Importantly, this scenario’s capital cost is much lower than the Heat Pump route: roughly </w:t>
      </w:r>
      <w:r w:rsidRPr="00F62D6F">
        <w:t>£7k–£12k per property</w:t>
      </w:r>
      <w:hyperlink r:id="rId51" w:anchor="L446-L449"/>
      <w:r w:rsidRPr="00F62D6F">
        <w:t>. That includes perhaps £2k–£5k of basic insulation and about £5k for the heat network connection</w:t>
      </w:r>
      <w:r>
        <w:t xml:space="preserve"> (a typical heat interface unit and network linkage cost)</w:t>
      </w:r>
      <w:hyperlink r:id="rId52" w:anchor="L190-L195"/>
      <w:r>
        <w:t xml:space="preserve">. No heat pump or major new heating system is needed on-site. This scenario’s viability depends on the presence of a network – in the model it’s applied to all homes uniformly, but in </w:t>
      </w:r>
      <w:proofErr w:type="gramStart"/>
      <w:r>
        <w:t>reality</w:t>
      </w:r>
      <w:proofErr w:type="gramEnd"/>
      <w:r>
        <w:t xml:space="preserve"> it would apply only to those in or near heat network zones (addressed in the Hybrid scenario below). It illustrates the potential benefits of communal heating where geographically feasible.</w:t>
      </w:r>
    </w:p>
    <w:p w14:paraId="12561BA5" w14:textId="57E63BFA" w:rsidR="003554DE" w:rsidRDefault="003554DE" w:rsidP="00C60029">
      <w:pPr>
        <w:pStyle w:val="ListParagraph"/>
      </w:pPr>
      <w:r>
        <w:rPr>
          <w:b/>
          <w:bCs/>
        </w:rPr>
        <w:t>Hybrid Pathway (Heat Pump or Network by Area):</w:t>
      </w:r>
      <w:r>
        <w:t xml:space="preserve"> The hybrid scenario is an adaptive strategy combining the above two pathways based on each property’s circumstances. In the model, this is implemented with special placeholder measures: </w:t>
      </w:r>
      <w:r w:rsidR="005739FC">
        <w:t>“</w:t>
      </w:r>
      <w:proofErr w:type="spellStart"/>
      <w:r w:rsidRPr="00F62D6F">
        <w:t>heat_network_where_available</w:t>
      </w:r>
      <w:proofErr w:type="spellEnd"/>
      <w:r w:rsidR="005739FC">
        <w:t>”</w:t>
      </w:r>
      <w:r w:rsidRPr="00F62D6F">
        <w:t xml:space="preserve"> and </w:t>
      </w:r>
      <w:r w:rsidR="005739FC">
        <w:t>“</w:t>
      </w:r>
      <w:proofErr w:type="spellStart"/>
      <w:r w:rsidRPr="00F62D6F">
        <w:t>ashp_elsewhere</w:t>
      </w:r>
      <w:proofErr w:type="spellEnd"/>
      <w:r w:rsidR="005739FC">
        <w:t>”</w:t>
      </w:r>
      <w:hyperlink r:id="rId53" w:anchor="L589-L598"/>
      <w:r w:rsidRPr="00F62D6F">
        <w:t>.</w:t>
      </w:r>
      <w:r>
        <w:t xml:space="preserve"> For each property, the model checks its heat network readiness (</w:t>
      </w:r>
      <w:proofErr w:type="spellStart"/>
      <w:r>
        <w:rPr>
          <w:rStyle w:val="VerbatimChar"/>
          <w:rFonts w:cs="Arial"/>
        </w:rPr>
        <w:t>hn_ready</w:t>
      </w:r>
      <w:proofErr w:type="spellEnd"/>
      <w:r>
        <w:t xml:space="preserve"> flag). If a property is deemed suitable for district heating (ready), it will receive a district heating connection; if not, it will receive an ASHP installation and emitters instead</w:t>
      </w:r>
      <w:hyperlink r:id="rId54" w:anchor="L589-L597"/>
      <w:hyperlink r:id="rId55" w:anchor="L598-L606"/>
      <w:r>
        <w:t xml:space="preserve">. In both cases, a fabric retrofit is also included – the hybrid scenario uses the full </w:t>
      </w:r>
      <w:proofErr w:type="spellStart"/>
      <w:r>
        <w:rPr>
          <w:rStyle w:val="VerbatimChar"/>
          <w:rFonts w:cs="Arial"/>
        </w:rPr>
        <w:t>fabric_improvements</w:t>
      </w:r>
      <w:proofErr w:type="spellEnd"/>
      <w:r>
        <w:t xml:space="preserve"> package (same as in the Fabric Only scenario) applied across the board</w:t>
      </w:r>
      <w:hyperlink r:id="rId56" w:anchor="L158-L164"/>
      <w:r>
        <w:t xml:space="preserve">. Essentially, </w:t>
      </w:r>
      <w:r w:rsidRPr="00F62D6F">
        <w:t xml:space="preserve">homes in areas </w:t>
      </w:r>
      <w:proofErr w:type="spellStart"/>
      <w:r w:rsidRPr="00F62D6F">
        <w:t>favorable</w:t>
      </w:r>
      <w:proofErr w:type="spellEnd"/>
      <w:r w:rsidRPr="00F62D6F">
        <w:t xml:space="preserve"> to heat networks go that route, and all other homes get heat pumps,</w:t>
      </w:r>
      <w:r>
        <w:t xml:space="preserve"> ensuring no home is left with gas. This models a policy where dense urban </w:t>
      </w:r>
      <w:proofErr w:type="spellStart"/>
      <w:r>
        <w:t>neighborhoods</w:t>
      </w:r>
      <w:proofErr w:type="spellEnd"/>
      <w:r>
        <w:t xml:space="preserve"> might connect to district energy, while more isolated or lower-density homes electrify individually. The result is a split outcome: the summary outputs will show a number of homes assigned to </w:t>
      </w:r>
      <w:proofErr w:type="spellStart"/>
      <w:r>
        <w:rPr>
          <w:rStyle w:val="VerbatimChar"/>
          <w:rFonts w:cs="Arial"/>
        </w:rPr>
        <w:t>heat_network</w:t>
      </w:r>
      <w:proofErr w:type="spellEnd"/>
      <w:r>
        <w:t xml:space="preserve"> and the rest to </w:t>
      </w:r>
      <w:proofErr w:type="spellStart"/>
      <w:r>
        <w:rPr>
          <w:rStyle w:val="VerbatimChar"/>
          <w:rFonts w:cs="Arial"/>
        </w:rPr>
        <w:t>ashp</w:t>
      </w:r>
      <w:proofErr w:type="spellEnd"/>
      <w:r>
        <w:t xml:space="preserve"> as the </w:t>
      </w:r>
      <w:proofErr w:type="spellStart"/>
      <w:r>
        <w:rPr>
          <w:rStyle w:val="VerbatimChar"/>
          <w:rFonts w:cs="Arial"/>
        </w:rPr>
        <w:t>hybrid_pathway</w:t>
      </w:r>
      <w:proofErr w:type="spellEnd"/>
      <w:r>
        <w:t xml:space="preserve"> indicator</w:t>
      </w:r>
      <w:hyperlink r:id="rId57" w:anchor="L40-L48"/>
      <w:r>
        <w:t xml:space="preserve">. Capital costs vary per home – heat network connected ones incur ~£5k each, heat pump ones around ~£20k each, so the overall scenario </w:t>
      </w:r>
      <w:r w:rsidR="005739FC">
        <w:t>“</w:t>
      </w:r>
      <w:r>
        <w:t>average</w:t>
      </w:r>
      <w:r w:rsidR="005739FC">
        <w:t>”</w:t>
      </w:r>
      <w:r>
        <w:t xml:space="preserve"> cost is not uniform. The model’s aggregate for the Hybrid scenario is therefore reported as </w:t>
      </w:r>
      <w:r w:rsidR="005739FC">
        <w:t>“</w:t>
      </w:r>
      <w:r>
        <w:t>Varies</w:t>
      </w:r>
      <w:r w:rsidR="005739FC">
        <w:t>”</w:t>
      </w:r>
      <w:hyperlink r:id="rId58" w:anchor="L447-L450"/>
      <w:r>
        <w:t>. This scenario provides a more nuanced view by accounting for geographic targeting: it can achieve high CO</w:t>
      </w:r>
      <w:r>
        <w:rPr>
          <w:rFonts w:ascii="Cambria Math" w:hAnsi="Cambria Math" w:cs="Cambria Math"/>
        </w:rPr>
        <w:t>₂</w:t>
      </w:r>
      <w:r>
        <w:t xml:space="preserve"> savings almost on par with the pure Heat Pump scenario (since all homes are off gas in one way or another), but with a potentially lower average cost if a good fraction of homes can use district heat. It underscores the importance of </w:t>
      </w:r>
      <w:r w:rsidRPr="00F62D6F">
        <w:t xml:space="preserve">targeting </w:t>
      </w:r>
      <w:r>
        <w:t xml:space="preserve">– matching solutions to where they’re most viable. </w:t>
      </w:r>
      <w:r>
        <w:rPr>
          <w:i/>
        </w:rPr>
        <w:t xml:space="preserve">(Note: in the current implementation, the hybrid allocation is based on the precomputed </w:t>
      </w:r>
      <w:proofErr w:type="spellStart"/>
      <w:r>
        <w:rPr>
          <w:rStyle w:val="VerbatimChar"/>
          <w:rFonts w:cs="Arial"/>
          <w:i w:val="0"/>
          <w:iCs/>
        </w:rPr>
        <w:t>hn_ready</w:t>
      </w:r>
      <w:proofErr w:type="spellEnd"/>
      <w:r>
        <w:rPr>
          <w:i/>
        </w:rPr>
        <w:t xml:space="preserve"> flag or a user-set fraction, rather than dynamically selecting by exact map tiers</w:t>
      </w:r>
      <w:hyperlink r:id="rId59" w:anchor="L451-L459"/>
      <w:r>
        <w:rPr>
          <w:i/>
        </w:rPr>
        <w:t xml:space="preserve">. In other words, the model assumes we already know which homes </w:t>
      </w:r>
      <w:r w:rsidR="005739FC">
        <w:rPr>
          <w:i/>
        </w:rPr>
        <w:t>“</w:t>
      </w:r>
      <w:r>
        <w:rPr>
          <w:i/>
        </w:rPr>
        <w:t>have heat network access,</w:t>
      </w:r>
      <w:r w:rsidR="005739FC">
        <w:rPr>
          <w:i/>
        </w:rPr>
        <w:t>”</w:t>
      </w:r>
      <w:r>
        <w:rPr>
          <w:i/>
        </w:rPr>
        <w:t xml:space="preserve"> rather than using the detailed spatial tier classification for this scenario. Improving that logic is noted as a future enhancement but beyond the scope here.)</w:t>
      </w:r>
    </w:p>
    <w:p w14:paraId="0C6F3B72" w14:textId="77777777" w:rsidR="003554DE" w:rsidRDefault="003554DE" w:rsidP="00F62D6F">
      <w:pPr>
        <w:pStyle w:val="Appendix2"/>
      </w:pPr>
      <w:bookmarkStart w:id="323" w:name="_Toc216860070"/>
      <w:bookmarkStart w:id="324" w:name="X4bf0328d7dc81f213c6a642dd60e172c3d1e3d0"/>
      <w:r>
        <w:t>Heat Pump and Heat Network Readiness Criteria</w:t>
      </w:r>
      <w:bookmarkEnd w:id="323"/>
    </w:p>
    <w:p w14:paraId="2248483A" w14:textId="56CF4E2D" w:rsidR="003554DE" w:rsidRPr="005739FC" w:rsidRDefault="003554DE" w:rsidP="005739FC">
      <w:r w:rsidRPr="007D0245">
        <w:rPr>
          <w:b/>
          <w:bCs/>
        </w:rPr>
        <w:t>ASHP Readiness (</w:t>
      </w:r>
      <w:proofErr w:type="spellStart"/>
      <w:r w:rsidRPr="007D0245">
        <w:rPr>
          <w:b/>
          <w:bCs/>
        </w:rPr>
        <w:t>hp_ready</w:t>
      </w:r>
      <w:proofErr w:type="spellEnd"/>
      <w:r w:rsidRPr="007D0245">
        <w:rPr>
          <w:b/>
          <w:bCs/>
        </w:rPr>
        <w:t>):</w:t>
      </w:r>
      <w:r w:rsidRPr="005739FC">
        <w:t xml:space="preserve"> Not every house is immediately suitable for a heat pump, especially if it’s very inefficient. The model therefore evaluates each property’s </w:t>
      </w:r>
      <w:r w:rsidR="005739FC">
        <w:rPr>
          <w:i/>
          <w:iCs/>
        </w:rPr>
        <w:t>“</w:t>
      </w:r>
      <w:r w:rsidRPr="005739FC">
        <w:rPr>
          <w:i/>
          <w:iCs/>
        </w:rPr>
        <w:t xml:space="preserve">ASHP </w:t>
      </w:r>
      <w:r w:rsidRPr="005739FC">
        <w:rPr>
          <w:i/>
          <w:iCs/>
        </w:rPr>
        <w:lastRenderedPageBreak/>
        <w:t>readiness</w:t>
      </w:r>
      <w:r w:rsidR="005739FC">
        <w:rPr>
          <w:i/>
          <w:iCs/>
        </w:rPr>
        <w:t>”</w:t>
      </w:r>
      <w:r w:rsidRPr="005739FC">
        <w:t xml:space="preserve"> using two criteria drawn from EPC data: (1) the property’s energy efficiency rating (EPC band), and (2) its specific heat demand (energy consumption per floor area). If a home is at least EPC Band C, or has a current heat demand ≤ 100 kWh/m²/year, it is flagged as </w:t>
      </w:r>
      <w:proofErr w:type="spellStart"/>
      <w:r w:rsidRPr="005739FC">
        <w:rPr>
          <w:rStyle w:val="VerbatimChar"/>
          <w:rFonts w:cs="Arial"/>
        </w:rPr>
        <w:t>ashp_ready</w:t>
      </w:r>
      <w:proofErr w:type="spellEnd"/>
      <w:r w:rsidRPr="005739FC">
        <w:rPr>
          <w:rStyle w:val="VerbatimChar"/>
          <w:rFonts w:cs="Arial"/>
        </w:rPr>
        <w:t xml:space="preserve"> = True</w:t>
      </w:r>
      <w:hyperlink r:id="rId60" w:anchor="L94-L101"/>
      <w:r w:rsidRPr="005739FC">
        <w:t xml:space="preserve">. These thresholds represent a reasonable standard for heat pump viability – Band C is often considered the minimum for efficient heat pump use, and 100 kWh/m² is a typical cutoff for </w:t>
      </w:r>
      <w:r w:rsidR="005739FC">
        <w:t>“</w:t>
      </w:r>
      <w:r w:rsidRPr="005739FC">
        <w:t>low</w:t>
      </w:r>
      <w:r w:rsidR="005739FC">
        <w:t>”</w:t>
      </w:r>
      <w:r w:rsidRPr="005739FC">
        <w:t xml:space="preserve"> heat demand intensity. The model calculates each property’s demand intensity from the EPC (using the </w:t>
      </w:r>
      <w:r w:rsidRPr="005739FC">
        <w:rPr>
          <w:i/>
          <w:iCs/>
        </w:rPr>
        <w:t>ENERGY_CONSUMPTION_CURRENT</w:t>
      </w:r>
      <w:r w:rsidRPr="005739FC">
        <w:t xml:space="preserve"> metric, which is given in kWh/m²/year) and its current EPC rating to test these conditions</w:t>
      </w:r>
      <w:hyperlink r:id="rId61" w:anchor="L562-L569"/>
      <w:r w:rsidRPr="005739FC">
        <w:t>. Homes that meet either condition are treated as already heat-pump-capable with no further insulation needed. Homes that fail both tests (</w:t>
      </w:r>
      <w:proofErr w:type="spellStart"/>
      <w:r w:rsidRPr="005739FC">
        <w:rPr>
          <w:rStyle w:val="VerbatimChar"/>
          <w:rFonts w:cs="Arial"/>
        </w:rPr>
        <w:t>ashp_ready</w:t>
      </w:r>
      <w:proofErr w:type="spellEnd"/>
      <w:r w:rsidRPr="005739FC">
        <w:rPr>
          <w:rStyle w:val="VerbatimChar"/>
          <w:rFonts w:cs="Arial"/>
        </w:rPr>
        <w:t xml:space="preserve"> = False</w:t>
      </w:r>
      <w:r w:rsidRPr="005739FC">
        <w:t xml:space="preserve">) undergo a further check: the model estimates what the heat demand </w:t>
      </w:r>
      <w:r w:rsidRPr="005739FC">
        <w:rPr>
          <w:i/>
          <w:iCs/>
        </w:rPr>
        <w:t>would be if minimal fabric measures were added</w:t>
      </w:r>
      <w:r w:rsidRPr="005739FC">
        <w:t xml:space="preserve">. It applies the predefined </w:t>
      </w:r>
      <w:r w:rsidRPr="005739FC">
        <w:rPr>
          <w:i/>
          <w:iCs/>
        </w:rPr>
        <w:t>minimum fabric bundle</w:t>
      </w:r>
      <w:r w:rsidRPr="005739FC">
        <w:t xml:space="preserve"> (used in the Minimum Fabric, HP Ready scenario) to the home’s current efficiency, reducing the heat demand accordingly, and then recalculates the intensity</w:t>
      </w:r>
      <w:hyperlink r:id="rId62" w:anchor="L570-L578"/>
      <w:r w:rsidRPr="005739FC">
        <w:t xml:space="preserve">. If this projected heat demand falls below the 100 kWh/m² threshold, the home is </w:t>
      </w:r>
      <w:proofErr w:type="spellStart"/>
      <w:r w:rsidRPr="005739FC">
        <w:t>labeled</w:t>
      </w:r>
      <w:proofErr w:type="spellEnd"/>
      <w:r w:rsidRPr="005739FC">
        <w:t xml:space="preserve"> </w:t>
      </w:r>
      <w:proofErr w:type="spellStart"/>
      <w:r w:rsidRPr="005739FC">
        <w:rPr>
          <w:rStyle w:val="VerbatimChar"/>
          <w:rFonts w:cs="Arial"/>
        </w:rPr>
        <w:t>ashp_projected_ready</w:t>
      </w:r>
      <w:proofErr w:type="spellEnd"/>
      <w:r w:rsidRPr="005739FC">
        <w:rPr>
          <w:rStyle w:val="VerbatimChar"/>
          <w:rFonts w:cs="Arial"/>
        </w:rPr>
        <w:t xml:space="preserve"> = True</w:t>
      </w:r>
      <w:r w:rsidRPr="005739FC">
        <w:t xml:space="preserve"> – meaning it could become HP-ready after modest upgrades</w:t>
      </w:r>
      <w:hyperlink r:id="rId63" w:anchor="L574-L582"/>
      <w:r w:rsidRPr="005739FC">
        <w:t xml:space="preserve">. In such cases the flag </w:t>
      </w:r>
      <w:proofErr w:type="spellStart"/>
      <w:r w:rsidRPr="005739FC">
        <w:rPr>
          <w:rStyle w:val="VerbatimChar"/>
          <w:rFonts w:cs="Arial"/>
        </w:rPr>
        <w:t>ashp_fabric_needed</w:t>
      </w:r>
      <w:proofErr w:type="spellEnd"/>
      <w:r w:rsidRPr="005739FC">
        <w:t xml:space="preserve"> is also set true, indicating that additional fabric measures are required for a heat pump</w:t>
      </w:r>
      <w:hyperlink r:id="rId64" w:anchor="L574-L582"/>
      <w:r w:rsidRPr="005739FC">
        <w:t xml:space="preserve">. Conversely, if even after that hypothetical fabric improvement the home would still exceed the demand threshold, it is flagged as </w:t>
      </w:r>
      <w:proofErr w:type="spellStart"/>
      <w:r w:rsidRPr="005739FC">
        <w:rPr>
          <w:rStyle w:val="VerbatimChar"/>
          <w:rFonts w:cs="Arial"/>
        </w:rPr>
        <w:t>ashp_not_ready_after_fabric</w:t>
      </w:r>
      <w:proofErr w:type="spellEnd"/>
      <w:r w:rsidRPr="005739FC">
        <w:rPr>
          <w:rStyle w:val="VerbatimChar"/>
          <w:rFonts w:cs="Arial"/>
        </w:rPr>
        <w:t xml:space="preserve"> = True</w:t>
      </w:r>
      <w:hyperlink r:id="rId65" w:anchor="L574-L582"/>
      <w:r w:rsidRPr="005739FC">
        <w:t xml:space="preserve">. These readiness flags are used in scenarios: for example, in the Minimum Fabric + HP scenario, a home with </w:t>
      </w:r>
      <w:proofErr w:type="spellStart"/>
      <w:r w:rsidRPr="005739FC">
        <w:rPr>
          <w:rStyle w:val="VerbatimChar"/>
          <w:rFonts w:cs="Arial"/>
        </w:rPr>
        <w:t>ashp_not_ready_after_fabric</w:t>
      </w:r>
      <w:proofErr w:type="spellEnd"/>
      <w:r w:rsidRPr="005739FC">
        <w:t xml:space="preserve"> would end up </w:t>
      </w:r>
      <w:r w:rsidRPr="005739FC">
        <w:rPr>
          <w:i/>
          <w:iCs/>
        </w:rPr>
        <w:t>not</w:t>
      </w:r>
      <w:r w:rsidRPr="005739FC">
        <w:t xml:space="preserve"> getting a heat pump at all (the model will </w:t>
      </w:r>
      <w:r w:rsidR="005739FC">
        <w:t>“</w:t>
      </w:r>
      <w:r w:rsidRPr="005739FC">
        <w:t>remove</w:t>
      </w:r>
      <w:r w:rsidR="005739FC">
        <w:t>”</w:t>
      </w:r>
      <w:r w:rsidRPr="005739FC">
        <w:t xml:space="preserve"> the heat pump from that property’s plan as it’s deemed infeasible)</w:t>
      </w:r>
      <w:hyperlink r:id="rId66" w:anchor="L610-L618"/>
      <w:r w:rsidRPr="005739FC">
        <w:t xml:space="preserve">. In the outputs, we can see how many homes fell into each category – ready as-is, ready after fabric, or not eligible – via summary metrics like </w:t>
      </w:r>
      <w:proofErr w:type="spellStart"/>
      <w:r w:rsidRPr="005739FC">
        <w:rPr>
          <w:rStyle w:val="VerbatimChar"/>
          <w:rFonts w:cs="Arial"/>
        </w:rPr>
        <w:t>ashp_ready_properties</w:t>
      </w:r>
      <w:proofErr w:type="spellEnd"/>
      <w:r w:rsidRPr="005739FC">
        <w:t xml:space="preserve">, </w:t>
      </w:r>
      <w:proofErr w:type="spellStart"/>
      <w:r w:rsidRPr="005739FC">
        <w:rPr>
          <w:rStyle w:val="VerbatimChar"/>
          <w:rFonts w:cs="Arial"/>
        </w:rPr>
        <w:t>ashp_fabric_required_properties</w:t>
      </w:r>
      <w:proofErr w:type="spellEnd"/>
      <w:r w:rsidRPr="005739FC">
        <w:t xml:space="preserve">, and </w:t>
      </w:r>
      <w:proofErr w:type="spellStart"/>
      <w:r w:rsidRPr="005739FC">
        <w:rPr>
          <w:rStyle w:val="VerbatimChar"/>
          <w:rFonts w:cs="Arial"/>
        </w:rPr>
        <w:t>ashp_not_eligible_properties</w:t>
      </w:r>
      <w:proofErr w:type="spellEnd"/>
      <w:r w:rsidR="001905E4">
        <w:fldChar w:fldCharType="begin"/>
      </w:r>
      <w:r w:rsidR="001905E4">
        <w:instrText>HYPERLINK "https://github.com/ADEData-Lab/HeatStreet/blob/a6476e7067916f7fbc0ff0f119be0993d9d76f04/docs/SCENARIO_OUTPUTS.md" \l "L24-L31" \h</w:instrText>
      </w:r>
      <w:r w:rsidR="0029422B">
        <w:fldChar w:fldCharType="separate"/>
      </w:r>
      <w:r w:rsidR="001905E4">
        <w:fldChar w:fldCharType="end"/>
      </w:r>
      <w:r w:rsidRPr="005739FC">
        <w:t>. This readiness logic ensures that unrealistic heat pump installations (e.g., putting a heat pump in a very leaky home) are avoided or accounted for by adding fabric first. It is a rules-based approach grounded in EPC data, which, while simplified, provides a transparent way to triage the housing stock.</w:t>
      </w:r>
    </w:p>
    <w:p w14:paraId="4A079B4E" w14:textId="31B141B7" w:rsidR="003554DE" w:rsidRPr="005739FC" w:rsidRDefault="003554DE" w:rsidP="005739FC">
      <w:r w:rsidRPr="00F064FE">
        <w:rPr>
          <w:b/>
          <w:bCs/>
        </w:rPr>
        <w:t>Heat Network Readiness (</w:t>
      </w:r>
      <w:proofErr w:type="spellStart"/>
      <w:r w:rsidRPr="00F064FE">
        <w:rPr>
          <w:b/>
          <w:bCs/>
        </w:rPr>
        <w:t>hn_ready</w:t>
      </w:r>
      <w:proofErr w:type="spellEnd"/>
      <w:r w:rsidRPr="00F064FE">
        <w:rPr>
          <w:b/>
          <w:bCs/>
        </w:rPr>
        <w:t>):</w:t>
      </w:r>
      <w:r w:rsidRPr="005739FC">
        <w:t xml:space="preserve"> Similarly, the model flags homes that are good candidates for district heating. This relies on spatial analysis of each property’s location relative to existing or potential heat networks. Using coordinates (from the EPC where available, or geocoded by postcode), each property is overlaid on London’s Heat Map data to determine: (a) distance to the nearest existing district heat network, and (b) whether it falls inside a designated Heat Network Zone or an area of high heat demand density</w:t>
      </w:r>
      <w:hyperlink r:id="rId67" w:anchor="L376-L386"/>
      <w:hyperlink r:id="rId68" w:anchor="L390-L398"/>
      <w:r w:rsidRPr="005739FC">
        <w:t>. The project defines five Heat Network Tiers to classify this:</w:t>
      </w:r>
    </w:p>
    <w:p w14:paraId="20DDEF0E" w14:textId="540B09AA" w:rsidR="003554DE" w:rsidRPr="005739FC" w:rsidRDefault="003554DE" w:rsidP="00C60029">
      <w:pPr>
        <w:pStyle w:val="ListParagraph"/>
      </w:pPr>
      <w:r w:rsidRPr="00F064FE">
        <w:rPr>
          <w:b/>
          <w:bCs/>
          <w:i/>
        </w:rPr>
        <w:t>Tier 1:</w:t>
      </w:r>
      <w:r w:rsidRPr="005739FC">
        <w:t xml:space="preserve"> Property is very close to an existing network (within 250 m of a network pipeline)</w:t>
      </w:r>
      <w:hyperlink r:id="rId69" w:anchor="L2-L10"/>
      <w:hyperlink r:id="rId70" w:anchor="L101-L109"/>
      <w:r w:rsidRPr="005739FC">
        <w:t>. These are prime candidates for immediate connection.</w:t>
      </w:r>
    </w:p>
    <w:p w14:paraId="7D28BF41" w14:textId="05A4C9BC" w:rsidR="003554DE" w:rsidRPr="005739FC" w:rsidRDefault="003554DE" w:rsidP="00C60029">
      <w:pPr>
        <w:pStyle w:val="ListParagraph"/>
      </w:pPr>
      <w:r w:rsidRPr="00F064FE">
        <w:rPr>
          <w:b/>
          <w:bCs/>
          <w:i/>
        </w:rPr>
        <w:t>Tier 2:</w:t>
      </w:r>
      <w:r w:rsidRPr="005739FC">
        <w:t xml:space="preserve"> Property lies within a planned Heat Network Zone (HNZ) – an area earmarked for future district heating development</w:t>
      </w:r>
      <w:hyperlink r:id="rId71" w:anchor="L36-L41"/>
      <w:hyperlink r:id="rId72" w:anchor="L103-L108"/>
      <w:r w:rsidRPr="005739FC">
        <w:t>. These would be next priority for connection once networks expand.</w:t>
      </w:r>
    </w:p>
    <w:p w14:paraId="1F3E1248" w14:textId="71DC947E" w:rsidR="003554DE" w:rsidRPr="005739FC" w:rsidRDefault="003554DE" w:rsidP="00C60029">
      <w:pPr>
        <w:pStyle w:val="ListParagraph"/>
      </w:pPr>
      <w:r w:rsidRPr="00F064FE">
        <w:rPr>
          <w:b/>
          <w:bCs/>
          <w:i/>
        </w:rPr>
        <w:t>Tier 3:</w:t>
      </w:r>
      <w:r w:rsidRPr="005739FC">
        <w:t xml:space="preserve"> Property is in a high heat-density area – typically defined as having &gt;15 GWh/km² of annual heat demand in the surrounding area</w:t>
      </w:r>
      <w:hyperlink r:id="rId73" w:anchor="L108-L116"/>
      <w:r w:rsidRPr="005739FC">
        <w:t>. Even if no network exists yet, the density of demand could justify extending one here (this tier indicates extension is viable)</w:t>
      </w:r>
      <w:hyperlink r:id="rId74" w:anchor="L612-L620"/>
      <w:hyperlink r:id="rId75" w:anchor="L613-L618"/>
      <w:r w:rsidRPr="005739FC">
        <w:t>.</w:t>
      </w:r>
    </w:p>
    <w:p w14:paraId="2B501CC3" w14:textId="5A3175B4" w:rsidR="003554DE" w:rsidRPr="005739FC" w:rsidRDefault="003554DE" w:rsidP="00C60029">
      <w:pPr>
        <w:pStyle w:val="ListParagraph"/>
      </w:pPr>
      <w:r w:rsidRPr="00F064FE">
        <w:rPr>
          <w:b/>
          <w:bCs/>
          <w:i/>
        </w:rPr>
        <w:lastRenderedPageBreak/>
        <w:t>Tier 4:</w:t>
      </w:r>
      <w:r w:rsidRPr="005739FC">
        <w:t xml:space="preserve"> Property is in a moderate density area (~5–15 GWh/km²)</w:t>
      </w:r>
      <w:hyperlink r:id="rId76" w:anchor="L110-L116"/>
      <w:r w:rsidRPr="005739FC">
        <w:t>. This is somewhat borderline – the model assumes network extension is marginal in such areas, and in fact the recommended pathway for Tier 4 is typically an individual heat pump rather than network</w:t>
      </w:r>
      <w:hyperlink r:id="rId77" w:anchor="L613-L618"/>
      <w:r w:rsidRPr="005739FC">
        <w:t>.</w:t>
      </w:r>
    </w:p>
    <w:p w14:paraId="3B6C3F0E" w14:textId="367D6DA2" w:rsidR="003554DE" w:rsidRPr="005739FC" w:rsidRDefault="003554DE" w:rsidP="00C60029">
      <w:pPr>
        <w:pStyle w:val="ListParagraph"/>
      </w:pPr>
      <w:r w:rsidRPr="00F064FE">
        <w:rPr>
          <w:b/>
          <w:bCs/>
          <w:i/>
        </w:rPr>
        <w:t>Tier 5:</w:t>
      </w:r>
      <w:r w:rsidRPr="005739FC">
        <w:t xml:space="preserve"> Property is in a low heat density area (&lt;5 GWh/km²)</w:t>
      </w:r>
      <w:hyperlink r:id="rId78" w:anchor="L112-L116"/>
      <w:r w:rsidRPr="005739FC">
        <w:t>. These are generally not viable for district heating (</w:t>
      </w:r>
      <w:proofErr w:type="gramStart"/>
      <w:r w:rsidRPr="005739FC">
        <w:t>too</w:t>
      </w:r>
      <w:proofErr w:type="gramEnd"/>
      <w:r w:rsidRPr="005739FC">
        <w:t xml:space="preserve"> spread out), so individual solutions (heat pumps) are </w:t>
      </w:r>
      <w:proofErr w:type="spellStart"/>
      <w:r w:rsidRPr="005739FC">
        <w:t>favored</w:t>
      </w:r>
      <w:proofErr w:type="spellEnd"/>
      <w:r w:rsidRPr="005739FC">
        <w:t>.</w:t>
      </w:r>
    </w:p>
    <w:p w14:paraId="42BBCA3C" w14:textId="0EBEFCBF" w:rsidR="003554DE" w:rsidRPr="005739FC" w:rsidRDefault="003554DE" w:rsidP="005739FC">
      <w:r w:rsidRPr="005739FC">
        <w:t xml:space="preserve">Using these criteria, the Heat Network Analyzer part of the code assigns each property a tier and related info (distance to nearest network in meters, and a </w:t>
      </w:r>
      <w:proofErr w:type="spellStart"/>
      <w:r w:rsidRPr="005739FC">
        <w:t>boolean</w:t>
      </w:r>
      <w:proofErr w:type="spellEnd"/>
      <w:r w:rsidRPr="005739FC">
        <w:t xml:space="preserve"> </w:t>
      </w:r>
      <w:proofErr w:type="spellStart"/>
      <w:r w:rsidRPr="005739FC">
        <w:rPr>
          <w:rStyle w:val="VerbatimChar"/>
          <w:rFonts w:cs="Arial"/>
        </w:rPr>
        <w:t>in_heat_zone</w:t>
      </w:r>
      <w:proofErr w:type="spellEnd"/>
      <w:r w:rsidRPr="005739FC">
        <w:t>)</w:t>
      </w:r>
      <w:hyperlink r:id="rId79" w:anchor="L376-L385"/>
      <w:hyperlink r:id="rId80" w:anchor="L386-L395"/>
      <w:r w:rsidRPr="005739FC">
        <w:t xml:space="preserve">. Then a simple rule is applied: any property in Tier 1–4, or within 250 m of a network, or in a heat zone polygon, or in an area with local heat density above a threshold (by default 5 GWh/km²), will be marked </w:t>
      </w:r>
      <w:proofErr w:type="spellStart"/>
      <w:r w:rsidRPr="005739FC">
        <w:rPr>
          <w:rStyle w:val="VerbatimChar"/>
          <w:rFonts w:cs="Arial"/>
        </w:rPr>
        <w:t>hn_ready</w:t>
      </w:r>
      <w:proofErr w:type="spellEnd"/>
      <w:r w:rsidRPr="005739FC">
        <w:rPr>
          <w:rStyle w:val="VerbatimChar"/>
          <w:rFonts w:cs="Arial"/>
        </w:rPr>
        <w:t xml:space="preserve"> = True</w:t>
      </w:r>
      <w:hyperlink r:id="rId81" w:anchor="L398-L407"/>
      <w:hyperlink r:id="rId82" w:anchor="L404-L412"/>
      <w:r w:rsidRPr="005739FC">
        <w:t xml:space="preserve">. Essentially, if there is any reasonably strong indication of network feasibility (existing nearby infrastructure or sufficient demand to support one), the model flags the home as heat-network ready. Properties that are Tier 5 with no network nearby end up </w:t>
      </w:r>
      <w:proofErr w:type="spellStart"/>
      <w:r w:rsidRPr="005739FC">
        <w:rPr>
          <w:rStyle w:val="VerbatimChar"/>
          <w:rFonts w:cs="Arial"/>
        </w:rPr>
        <w:t>hn_ready</w:t>
      </w:r>
      <w:proofErr w:type="spellEnd"/>
      <w:r w:rsidRPr="005739FC">
        <w:rPr>
          <w:rStyle w:val="VerbatimChar"/>
          <w:rFonts w:cs="Arial"/>
        </w:rPr>
        <w:t xml:space="preserve"> = False</w:t>
      </w:r>
      <w:r w:rsidRPr="005739FC">
        <w:t xml:space="preserve"> (not suitable for district heat in the model’s view). These flags are used in the Hybrid scenario to decide the routing for each home</w:t>
      </w:r>
      <w:hyperlink r:id="rId83" w:anchor="L589-L597"/>
      <w:r w:rsidRPr="005739FC">
        <w:t xml:space="preserve">, and also tallied in the scenario summary (the output field </w:t>
      </w:r>
      <w:proofErr w:type="spellStart"/>
      <w:r w:rsidRPr="005739FC">
        <w:rPr>
          <w:rStyle w:val="VerbatimChar"/>
          <w:rFonts w:cs="Arial"/>
        </w:rPr>
        <w:t>hn_ready_properties</w:t>
      </w:r>
      <w:proofErr w:type="spellEnd"/>
      <w:r w:rsidRPr="005739FC">
        <w:t xml:space="preserve"> counts how many homes were considered viable for a network)</w:t>
      </w:r>
      <w:hyperlink r:id="rId84" w:anchor="L26-L31"/>
      <w:r w:rsidRPr="005739FC">
        <w:t xml:space="preserve">. We note that this spatial classification is deterministic given the input data, but it has uncertainties – for instance, if a postcode was used to geocode a property, its exact distance to a network could be off by some tens of meters, and the Heat Network Zone data is specific to London plans (homes outside those zones might still connect to smaller communal schemes, but the model would count them as not ready). Those limitations are discussed later. Nonetheless, this readiness flagging provides a geographically informed dimension to the scenario analysis. Every property’s output record includes its </w:t>
      </w:r>
      <w:proofErr w:type="spellStart"/>
      <w:r w:rsidRPr="005739FC">
        <w:rPr>
          <w:rStyle w:val="VerbatimChar"/>
          <w:rFonts w:cs="Arial"/>
        </w:rPr>
        <w:t>tier_number</w:t>
      </w:r>
      <w:proofErr w:type="spellEnd"/>
      <w:r w:rsidRPr="005739FC">
        <w:t xml:space="preserve">, </w:t>
      </w:r>
      <w:proofErr w:type="spellStart"/>
      <w:r w:rsidRPr="005739FC">
        <w:rPr>
          <w:rStyle w:val="VerbatimChar"/>
          <w:rFonts w:cs="Arial"/>
        </w:rPr>
        <w:t>distance_to_network_m</w:t>
      </w:r>
      <w:proofErr w:type="spellEnd"/>
      <w:r w:rsidRPr="005739FC">
        <w:t xml:space="preserve">, and whether it was </w:t>
      </w:r>
      <w:proofErr w:type="spellStart"/>
      <w:r w:rsidRPr="005739FC">
        <w:rPr>
          <w:rStyle w:val="VerbatimChar"/>
          <w:rFonts w:cs="Arial"/>
        </w:rPr>
        <w:t>in_heat_zone</w:t>
      </w:r>
      <w:proofErr w:type="spellEnd"/>
      <w:r w:rsidRPr="005739FC">
        <w:t>, for transparency</w:t>
      </w:r>
      <w:hyperlink r:id="rId85" w:anchor="L376-L385"/>
      <w:hyperlink r:id="rId86" w:anchor="L390-L398"/>
      <w:r w:rsidRPr="005739FC">
        <w:t>. The thresholds and criteria themselves are configurable – for example, the max distance of 250 m for Tier 1 comes from the config file and aligns with assuming a network connection is practical within roughly one street away</w:t>
      </w:r>
      <w:hyperlink r:id="rId87" w:anchor="L102-L109"/>
      <w:r w:rsidRPr="005739FC">
        <w:t xml:space="preserve">. In summary, </w:t>
      </w:r>
      <w:proofErr w:type="spellStart"/>
      <w:r w:rsidRPr="005739FC">
        <w:rPr>
          <w:rStyle w:val="VerbatimChar"/>
          <w:rFonts w:cs="Arial"/>
        </w:rPr>
        <w:t>hn_ready</w:t>
      </w:r>
      <w:proofErr w:type="spellEnd"/>
      <w:r w:rsidRPr="005739FC">
        <w:t xml:space="preserve"> is a proxy for whether a property </w:t>
      </w:r>
      <w:r w:rsidRPr="005739FC">
        <w:rPr>
          <w:i/>
          <w:iCs/>
        </w:rPr>
        <w:t>could</w:t>
      </w:r>
      <w:r w:rsidRPr="005739FC">
        <w:t xml:space="preserve"> be connected to a district heating system with relative ease; the model uses it to enable or disable district heat measures in the scenarios appropriately.</w:t>
      </w:r>
    </w:p>
    <w:p w14:paraId="394A4AF2" w14:textId="77777777" w:rsidR="003554DE" w:rsidRPr="005739FC" w:rsidRDefault="003554DE" w:rsidP="00B82826">
      <w:pPr>
        <w:pStyle w:val="Appendix2"/>
      </w:pPr>
      <w:bookmarkStart w:id="325" w:name="calculation-of-upgrade-impacts"/>
      <w:bookmarkStart w:id="326" w:name="_Toc216860071"/>
      <w:bookmarkEnd w:id="324"/>
      <w:bookmarkEnd w:id="325"/>
      <w:r w:rsidRPr="005739FC">
        <w:t>Calculation of Upgrade Impacts</w:t>
      </w:r>
      <w:bookmarkEnd w:id="326"/>
    </w:p>
    <w:p w14:paraId="7229F602" w14:textId="77777777" w:rsidR="003554DE" w:rsidRPr="005739FC" w:rsidRDefault="003554DE" w:rsidP="005739FC">
      <w:r w:rsidRPr="005739FC">
        <w:t>For each scenario, the model evaluates the effect of the specified measures on each property in terms of costs and savings. This is done property-by-property using the EPC baseline as the starting point. The calculations involve straightforward engineering estimates: capital cost of measures, annual energy saved, resulting CO</w:t>
      </w:r>
      <w:r w:rsidRPr="005739FC">
        <w:rPr>
          <w:rFonts w:ascii="Cambria Math" w:hAnsi="Cambria Math" w:cs="Cambria Math"/>
        </w:rPr>
        <w:t>₂</w:t>
      </w:r>
      <w:r w:rsidRPr="005739FC">
        <w:t xml:space="preserve"> reduction, and bill savings. We describe the methodology for these calculations:</w:t>
      </w:r>
    </w:p>
    <w:p w14:paraId="4ECFB199" w14:textId="2415E33B" w:rsidR="003554DE" w:rsidRPr="005739FC" w:rsidRDefault="003554DE" w:rsidP="00B82826">
      <w:r w:rsidRPr="00B82826">
        <w:rPr>
          <w:b/>
          <w:bCs/>
        </w:rPr>
        <w:t>Energy Demand Reduction:</w:t>
      </w:r>
      <w:r w:rsidRPr="005739FC">
        <w:t xml:space="preserve"> Each retrofit measure is assigned an expected percentage reduction in the home’s annual heating demand (as reflected in the EPC’s energy use metric). When a measure is applied, the model reduces the property’s energy consumption by that percentage. These savings assumptions are stored in the code and are consistent with typical values from building physics or </w:t>
      </w:r>
      <w:proofErr w:type="spellStart"/>
      <w:r w:rsidRPr="005739FC">
        <w:t>RdSAP</w:t>
      </w:r>
      <w:proofErr w:type="spellEnd"/>
      <w:r w:rsidRPr="005739FC">
        <w:t xml:space="preserve"> guidance. For example: installing or topping up loft insulation is assumed to save about 15% of space heating energy</w:t>
      </w:r>
      <w:hyperlink r:id="rId88" w:anchor="L104-L111"/>
      <w:r w:rsidRPr="005739FC">
        <w:t>; insulating cavity walls saves ~20% (while solid wall insulation, being more impactful, saves ~30%)</w:t>
      </w:r>
      <w:hyperlink r:id="rId89" w:anchor="L108-L116"/>
      <w:r w:rsidRPr="005739FC">
        <w:t>; upgrading single to double glazing saves around 10%</w:t>
      </w:r>
      <w:hyperlink r:id="rId90" w:anchor="L117-L125"/>
      <w:r w:rsidRPr="005739FC">
        <w:t xml:space="preserve"> (and double to triple glazing about </w:t>
      </w:r>
      <w:r w:rsidRPr="005739FC">
        <w:lastRenderedPageBreak/>
        <w:t>15%). Smaller measures like floor insulation or draught-proofing contribute roughly 5% each in heating savings</w:t>
      </w:r>
      <w:hyperlink r:id="rId91" w:anchor="L127-L135"/>
      <w:r w:rsidRPr="005739FC">
        <w:t>. When multiple measures are combined, their effects are compounded multiplicatively (the model applies them sequentially, so each eats into the remaining demand)</w:t>
      </w:r>
      <w:hyperlink r:id="rId92" w:anchor="L631-L640"/>
      <w:r w:rsidRPr="005739FC">
        <w:t xml:space="preserve">, but for simplicity one can think of the total savings in the Fabric Only scenario being capped around 40%. Indeed, the code uses a composite </w:t>
      </w:r>
      <w:r w:rsidR="005739FC">
        <w:t>“</w:t>
      </w:r>
      <w:r w:rsidRPr="005739FC">
        <w:t>fabric improvements</w:t>
      </w:r>
      <w:r w:rsidR="005739FC">
        <w:t>”</w:t>
      </w:r>
      <w:r w:rsidRPr="005739FC">
        <w:t xml:space="preserve"> package that directly assigns a 40% demand reduction when loft, wall, and glazing measures are all applied together</w:t>
      </w:r>
      <w:hyperlink r:id="rId93" w:anchor="L150-L159"/>
      <w:r w:rsidRPr="005739FC">
        <w:t>. This reflects diminishing returns – after insulating the major elements, the additional benefit of minor measures is limited, so overall heat demand typically won’t drop much beyond 40% in this housing archetype absent more invasive changes.</w:t>
      </w:r>
    </w:p>
    <w:p w14:paraId="10DD12A0" w14:textId="4005C9FA" w:rsidR="003554DE" w:rsidRPr="005739FC" w:rsidRDefault="003554DE" w:rsidP="00B82826">
      <w:r w:rsidRPr="00B82826">
        <w:rPr>
          <w:b/>
          <w:bCs/>
        </w:rPr>
        <w:t>Heating System Changes:</w:t>
      </w:r>
      <w:r w:rsidRPr="005739FC">
        <w:t xml:space="preserve"> If a heating system is replaced (</w:t>
      </w:r>
      <w:proofErr w:type="gramStart"/>
      <w:r w:rsidRPr="005739FC">
        <w:t>e.g.</w:t>
      </w:r>
      <w:proofErr w:type="gramEnd"/>
      <w:r w:rsidRPr="005739FC">
        <w:t xml:space="preserve"> adding an ASHP or connecting to district heat), the model calculates energy savings a bit differently. For air-source heat pumps, the primary effect is to switch energy source from gas to electricity. In the EPC data, heating energy is initially all gas. The model assumes that 80% of the total energy consumption reported is space heating (the rest may be hot water, not directly reduced by fabric measures)</w:t>
      </w:r>
      <w:hyperlink r:id="rId94" w:anchor="L135-L143"/>
      <w:r w:rsidRPr="005739FC">
        <w:t>. When an ASHP is installed, that space heating load is no longer supplied by gas. Instead, electricity is used – but at a higher efficiency. With a SCOP of about 3.0, an ASHP only needs ~1 kWh of electricity to deliver 3 kWh of heat</w:t>
      </w:r>
      <w:hyperlink r:id="rId95" w:anchor="L8-L16"/>
      <w:r w:rsidRPr="005739FC">
        <w:t xml:space="preserve">. Therefore, the model computes the gas energy </w:t>
      </w:r>
      <w:r w:rsidR="005739FC">
        <w:t>“</w:t>
      </w:r>
      <w:r w:rsidRPr="005739FC">
        <w:t>saved</w:t>
      </w:r>
      <w:r w:rsidR="005739FC">
        <w:t>”</w:t>
      </w:r>
      <w:r w:rsidRPr="005739FC">
        <w:t xml:space="preserve"> as roughly 100% of the heating load, and then subtracts the new electricity required (which is roughly one-third of that load)</w:t>
      </w:r>
      <w:hyperlink r:id="rId96" w:anchor="L135-L143"/>
      <w:hyperlink r:id="rId97" w:anchor="L12-L16"/>
      <w:r w:rsidRPr="005739FC">
        <w:t xml:space="preserve">. The net effect is about a 67% reduction in energy (in kWh) for that portion of the demand. In practice, if a home used 15,000 kWh of gas for heating, switching to a heat pump might drop its annual consumption to ~5,000 kWh of electricity – a 10,000 kWh net reduction. The model’s internal calculation for the </w:t>
      </w:r>
      <w:r w:rsidRPr="005739FC">
        <w:rPr>
          <w:i/>
          <w:iCs/>
        </w:rPr>
        <w:t>energy reduction</w:t>
      </w:r>
      <w:r w:rsidRPr="005739FC">
        <w:t xml:space="preserve"> from </w:t>
      </w:r>
      <w:r w:rsidR="005739FC">
        <w:t>“</w:t>
      </w:r>
      <w:proofErr w:type="spellStart"/>
      <w:r w:rsidRPr="005739FC">
        <w:t>ashp_installation</w:t>
      </w:r>
      <w:proofErr w:type="spellEnd"/>
      <w:r w:rsidR="005739FC">
        <w:t>”</w:t>
      </w:r>
      <w:r w:rsidRPr="005739FC">
        <w:t xml:space="preserve"> is </w:t>
      </w:r>
      <w:proofErr w:type="spellStart"/>
      <w:r w:rsidRPr="005739FC">
        <w:rPr>
          <w:rStyle w:val="VerbatimChar"/>
          <w:rFonts w:cs="Arial"/>
        </w:rPr>
        <w:t>gas_saved</w:t>
      </w:r>
      <w:proofErr w:type="spellEnd"/>
      <w:r w:rsidRPr="005739FC">
        <w:rPr>
          <w:rStyle w:val="VerbatimChar"/>
          <w:rFonts w:cs="Arial"/>
        </w:rPr>
        <w:t xml:space="preserve"> – </w:t>
      </w:r>
      <w:proofErr w:type="spellStart"/>
      <w:r w:rsidRPr="005739FC">
        <w:rPr>
          <w:rStyle w:val="VerbatimChar"/>
          <w:rFonts w:cs="Arial"/>
        </w:rPr>
        <w:t>electricity_used</w:t>
      </w:r>
      <w:proofErr w:type="spellEnd"/>
      <w:r w:rsidRPr="005739FC">
        <w:t xml:space="preserve"> in those terms</w:t>
      </w:r>
      <w:hyperlink r:id="rId98" w:anchor="L136-L140"/>
      <w:r w:rsidRPr="005739FC">
        <w:t>. It’s important to note this is a simplification: it assumes the heat pump fully displaces gas heating and operates at a fixed efficiency. Seasonal variation, heat pump output limits, or backup heating are not modelled – the scenario assumes a perfectly sized heat pump meeting the same heat demand. For district heating, the model doesn’t have an explicit efficiency parameter (since it depends on the network’s heat source). By assumption, it grants a modest 15% energy saving when a home connects to a heat network</w:t>
      </w:r>
      <w:hyperlink r:id="rId99" w:anchor="L146-L154"/>
      <w:r w:rsidRPr="005739FC">
        <w:t xml:space="preserve">. This could be interpreted as the network’s source being more efficient or waste-heat driven, thus requiring less primary energy than individual boilers. Again, this is a rough proxy; in reality, the network’s carbon or energy performance would depend on its generation (which could range from CHP, heat pumps, waste heat, etc.). In our outputs, district-heated homes still show some energy reduction but not as dramatic as a heat </w:t>
      </w:r>
      <w:proofErr w:type="gramStart"/>
      <w:r w:rsidRPr="005739FC">
        <w:t>pump’s</w:t>
      </w:r>
      <w:proofErr w:type="gramEnd"/>
      <w:r w:rsidRPr="005739FC">
        <w:t>, since the main benefit of district heat in the model is carbon reduction (assuming the heat is low carbon).</w:t>
      </w:r>
    </w:p>
    <w:p w14:paraId="0C204803" w14:textId="2F894443" w:rsidR="003554DE" w:rsidRPr="005739FC" w:rsidRDefault="003554DE" w:rsidP="005739FC">
      <w:r w:rsidRPr="00B82826">
        <w:rPr>
          <w:b/>
          <w:bCs/>
        </w:rPr>
        <w:t>Capital Cost Calculation:</w:t>
      </w:r>
      <w:r w:rsidRPr="005739FC">
        <w:t xml:space="preserve"> Alongside savings, the model tallies the capital expenditure (CAPEX) for each measure applied to a property. Cost assumptions are defined in the config for each retrofit measure, based on typical UK market costs (circa 2024)</w:t>
      </w:r>
      <w:hyperlink r:id="rId100" w:anchor="L166-L175"/>
      <w:hyperlink r:id="rId101" w:anchor="L180-L188"/>
      <w:r w:rsidRPr="005739FC">
        <w:t>. Key cost parameters include: ~£30 per m² for loft insulation (</w:t>
      </w:r>
      <w:proofErr w:type="spellStart"/>
      <w:r w:rsidRPr="005739FC">
        <w:t>approx</w:t>
      </w:r>
      <w:proofErr w:type="spellEnd"/>
      <w:r w:rsidRPr="005739FC">
        <w:t xml:space="preserve"> £1,200 for an 80 m² terrace loft)</w:t>
      </w:r>
      <w:hyperlink r:id="rId102" w:anchor="L168-L176"/>
      <w:r w:rsidRPr="005739FC">
        <w:t>; a flat £2,500 for cavity wall insulation (for the whole house)</w:t>
      </w:r>
      <w:hyperlink r:id="rId103" w:anchor="L170-L177"/>
      <w:r w:rsidRPr="005739FC">
        <w:t>; ~£100 per m² for internal solid wall insulation (so insulating 120 m² of wall costs ~£12k; external wall insulation is a bit higher at £150/m², though the model uses the internal cost for terraced houses by default)</w:t>
      </w:r>
      <w:hyperlink r:id="rId104" w:anchor="L170-L178"/>
      <w:r w:rsidRPr="005739FC">
        <w:t>; ~£400 per m² for double glazing upgrades (roughly £5k–£7k for a whole house worth of windows)</w:t>
      </w:r>
      <w:hyperlink r:id="rId105" w:anchor="L180-L188"/>
      <w:r w:rsidRPr="005739FC">
        <w:t>; and ~£600 per m² for a triple glazing upgrade (which might be ~£9k for a house, though triple glazing is not applied unless in the tipping point scenario)</w:t>
      </w:r>
      <w:hyperlink r:id="rId106" w:anchor="L180-L188"/>
      <w:r w:rsidRPr="005739FC">
        <w:t>. Floor insulation is assumed around £1,500 per house, and basic draught-proofing around £500</w:t>
      </w:r>
      <w:hyperlink r:id="rId107" w:anchor="L174-L178"/>
      <w:r w:rsidRPr="005739FC">
        <w:t xml:space="preserve">. For heating </w:t>
      </w:r>
      <w:r w:rsidRPr="005739FC">
        <w:lastRenderedPageBreak/>
        <w:t>systems: an ASHP installation is costed at £12,000 (mid-range for a 5–8 kW unit with installation)</w:t>
      </w:r>
      <w:hyperlink r:id="rId108" w:anchor="L184-L188"/>
      <w:r w:rsidRPr="005739FC">
        <w:t>, and the model adds £300 per radiator for upgrading heat emitters to work with the heat pump</w:t>
      </w:r>
      <w:hyperlink r:id="rId109" w:anchor="L188-L195"/>
      <w:r w:rsidRPr="005739FC">
        <w:t>. A typical terraced house might have 5–7 radiators, so this adds ~£1.5k–£2k. District heat connection is set at £5,000 per home</w:t>
      </w:r>
      <w:hyperlink r:id="rId110" w:anchor="L190-L195"/>
      <w:r w:rsidRPr="005739FC">
        <w:t>, covering the heat interface unit and a share of network infrastructure. All these costs are summed when multiple measures apply. (For example, the Heat Pump scenario for a solid-walled house might incur ~£1,200 loft + £12,000 wall + £6,000 windows + £12,000 heat pump + £1,800 radiators = ~£33k). The scenario summary output reports the total capital cost and average per property for each scenario</w:t>
      </w:r>
      <w:hyperlink r:id="rId111" w:anchor="L17-L25"/>
      <w:r w:rsidRPr="005739FC">
        <w:t>, which in our runs align with these rough sums – e.g. Fabric Only around £8k–£12k on average, Heat Pump scenario in the £20k+ range, Heat Network around £7k–£10k, reflecting cheaper kit</w:t>
      </w:r>
      <w:hyperlink r:id="rId112" w:anchor="L443-L449"/>
      <w:r w:rsidRPr="005739FC">
        <w:t>. We emphasize these cost inputs are based on general estimates and do not reflect any specific quotes or regional adjustments; they are meant to be representative for a high-level analysis.</w:t>
      </w:r>
    </w:p>
    <w:p w14:paraId="4D77644B" w14:textId="38059EF2" w:rsidR="003554DE" w:rsidRPr="005739FC" w:rsidRDefault="003554DE" w:rsidP="005739FC">
      <w:r w:rsidRPr="00B82826">
        <w:rPr>
          <w:b/>
          <w:bCs/>
        </w:rPr>
        <w:t>CO</w:t>
      </w:r>
      <w:r w:rsidRPr="00B82826">
        <w:rPr>
          <w:rFonts w:ascii="Cambria Math" w:hAnsi="Cambria Math" w:cs="Cambria Math"/>
          <w:b/>
          <w:bCs/>
        </w:rPr>
        <w:t>₂</w:t>
      </w:r>
      <w:r w:rsidRPr="00B82826">
        <w:rPr>
          <w:b/>
          <w:bCs/>
        </w:rPr>
        <w:t xml:space="preserve"> and Bill Savings:</w:t>
      </w:r>
      <w:r w:rsidRPr="005739FC">
        <w:t xml:space="preserve"> Once energy reduction is estimated, the model computes the resulting annual CO</w:t>
      </w:r>
      <w:r w:rsidRPr="005739FC">
        <w:rPr>
          <w:rFonts w:ascii="Cambria Math" w:hAnsi="Cambria Math" w:cs="Cambria Math"/>
        </w:rPr>
        <w:t>₂</w:t>
      </w:r>
      <w:r w:rsidRPr="005739FC">
        <w:t xml:space="preserve"> reduction and annual bill savings for each property. For CO</w:t>
      </w:r>
      <w:r w:rsidRPr="005739FC">
        <w:rPr>
          <w:rFonts w:ascii="Cambria Math" w:hAnsi="Cambria Math" w:cs="Cambria Math"/>
        </w:rPr>
        <w:t>₂</w:t>
      </w:r>
      <w:r w:rsidRPr="005739FC">
        <w:t>, it multiplies the net energy saved (in kWh of gas, essentially) by the carbon factor for gas – approximately 0.184 kg CO</w:t>
      </w:r>
      <w:r w:rsidRPr="005739FC">
        <w:rPr>
          <w:rFonts w:ascii="Cambria Math" w:hAnsi="Cambria Math" w:cs="Cambria Math"/>
        </w:rPr>
        <w:t>₂</w:t>
      </w:r>
      <w:r w:rsidRPr="005739FC">
        <w:t xml:space="preserve"> per kWh (based on UK BEIS figures)</w:t>
      </w:r>
      <w:hyperlink r:id="rId113" w:anchor="L163-L170"/>
      <w:r w:rsidRPr="005739FC">
        <w:t>. This gives the kilograms of CO</w:t>
      </w:r>
      <w:r w:rsidRPr="005739FC">
        <w:rPr>
          <w:rFonts w:ascii="Cambria Math" w:hAnsi="Cambria Math" w:cs="Cambria Math"/>
        </w:rPr>
        <w:t>₂</w:t>
      </w:r>
      <w:r w:rsidRPr="005739FC">
        <w:t xml:space="preserve"> avoided per year by the retrofit. (Notably, the current implementation uses the gas carbon factor even for scenarios that add electric consumption, effectively assuming the electricity is zero-carbon or at least that the net reduction can be attributed to avoiding gas. This simplifies the accounting </w:t>
      </w:r>
      <w:r w:rsidRPr="005739FC">
        <w:rPr>
          <w:rFonts w:cs="Avenir Next LT Pro"/>
        </w:rPr>
        <w:t>–</w:t>
      </w:r>
      <w:r w:rsidRPr="005739FC">
        <w:t xml:space="preserve"> it likely </w:t>
      </w:r>
      <w:r w:rsidRPr="005739FC">
        <w:rPr>
          <w:i/>
          <w:iCs/>
        </w:rPr>
        <w:t>overstates</w:t>
      </w:r>
      <w:r w:rsidRPr="005739FC">
        <w:t xml:space="preserve"> CO</w:t>
      </w:r>
      <w:r w:rsidRPr="005739FC">
        <w:rPr>
          <w:rFonts w:ascii="Cambria Math" w:hAnsi="Cambria Math" w:cs="Cambria Math"/>
        </w:rPr>
        <w:t>₂</w:t>
      </w:r>
      <w:r w:rsidRPr="005739FC">
        <w:t xml:space="preserve"> savings for heat pump cases given UK grid electricity still has associated emissions, though those are rapidly declining. In a more detailed model one would subtract electricity-related CO</w:t>
      </w:r>
      <w:r w:rsidRPr="005739FC">
        <w:rPr>
          <w:rFonts w:ascii="Cambria Math" w:hAnsi="Cambria Math" w:cs="Cambria Math"/>
        </w:rPr>
        <w:t>₂</w:t>
      </w:r>
      <w:r w:rsidRPr="005739FC">
        <w:t>; here it</w:t>
      </w:r>
      <w:r w:rsidRPr="005739FC">
        <w:rPr>
          <w:rFonts w:cs="Avenir Next LT Pro"/>
        </w:rPr>
        <w:t>’</w:t>
      </w:r>
      <w:r w:rsidRPr="005739FC">
        <w:t>s implicitly treated as negligible compared to gas, which is a reasonable approximation for illustrative purposes.) For bills, the model similarly multiplies net energy saved by the unit price of gas to estimate money saved per year</w:t>
      </w:r>
      <w:hyperlink r:id="rId114" w:anchor="L165-L172"/>
      <w:r w:rsidRPr="005739FC">
        <w:t>. The default tariff assumptions are around £0.0624 per kWh for gas and £0.245 per kWh for electricity (representative of recent UK domestic prices)</w:t>
      </w:r>
      <w:hyperlink r:id="rId115" w:anchor="L148-L153"/>
      <w:r w:rsidRPr="005739FC">
        <w:t xml:space="preserve">. Because the calculation uses gas price on the net kWh reduction, it again is simplifying – essentially assuming one avoids paying ~6.2 pence for each kWh of gas no longer used, and not explicitly charging the ~24.5 pence for each new kWh of electricity. In reality, when a heat pump is installed, the bill savings would be the difference between the reduced gas bill and the increased electric bill. The model’s approach of using net energy </w:t>
      </w:r>
      <w:r w:rsidRPr="005739FC">
        <w:rPr>
          <w:i/>
          <w:iCs/>
        </w:rPr>
        <w:t>saved</w:t>
      </w:r>
      <w:r w:rsidRPr="005739FC">
        <w:t xml:space="preserve"> (gas minus electric in kWh) times gas price is a rough proxy that somewhat underestimates the cost savings for heat pumps (since it doesn’t penalize the fact that electric heat is more expensive). Indeed, an inline comment notes that bill impact is complex due to electricity being ~3.5× the price of gas, and acknowledges this simplification</w:t>
      </w:r>
      <w:hyperlink r:id="rId116" w:anchor="L8-L16"/>
      <w:r w:rsidRPr="005739FC">
        <w:t xml:space="preserve">. Users of the results should be aware of this – the reported </w:t>
      </w:r>
      <w:r w:rsidR="005739FC">
        <w:t>“</w:t>
      </w:r>
      <w:r w:rsidRPr="005739FC">
        <w:t>annual bill savings</w:t>
      </w:r>
      <w:r w:rsidR="005739FC">
        <w:t>”</w:t>
      </w:r>
      <w:r w:rsidRPr="005739FC">
        <w:t xml:space="preserve"> in heat pump scenarios may be optimistic. They essentially treat the efficiency gain as directly translating to cost savings at the gas rate. For consistency across scenarios, though, all outputs use the same baseline gas price reference. The model also computes a simple payback period for each property: this is just the capital cost divided by the annual bill saving (with infinite payback if the saving is zero or negative)</w:t>
      </w:r>
      <w:hyperlink r:id="rId117" w:anchor="L48-L52"/>
      <w:r w:rsidRPr="005739FC">
        <w:t>. In the outputs we see average and median payback in years for each scenario</w:t>
      </w:r>
      <w:hyperlink r:id="rId118" w:anchor="L22-L25"/>
      <w:r w:rsidRPr="005739FC">
        <w:t xml:space="preserve"> – for instance, a fabric-only package might pay back in a few decades via energy bill savings, whereas a heat pump (with higher upfront cost and possibly smaller net savings) can have a payback well beyond the analysis horizon or effectively never within its lifetime. Importantly, </w:t>
      </w:r>
      <w:r w:rsidRPr="005739FC">
        <w:rPr>
          <w:i/>
          <w:iCs/>
        </w:rPr>
        <w:t>no discount rate or fuel inflation is applied</w:t>
      </w:r>
      <w:r w:rsidRPr="005739FC">
        <w:t xml:space="preserve"> – this is a simple cash payback, not a net-present-value or lifecycle cost analysis. The financial modelling is kept straightforward given the policy-oriented nature of the study, </w:t>
      </w:r>
      <w:r w:rsidRPr="005739FC">
        <w:lastRenderedPageBreak/>
        <w:t>and because long-term price or discount assumptions would introduce additional uncertainty.</w:t>
      </w:r>
    </w:p>
    <w:p w14:paraId="784F7CD7" w14:textId="1E901D05" w:rsidR="003554DE" w:rsidRPr="005739FC" w:rsidRDefault="003554DE" w:rsidP="005739FC">
      <w:r w:rsidRPr="005739FC">
        <w:t>All the above calculations are done for each property under each scenario. The model was designed to run these in parallel across the dataset for efficiency</w:t>
      </w:r>
      <w:hyperlink r:id="rId119" w:anchor="L375-L383"/>
      <w:hyperlink r:id="rId120" w:anchor="L403-L411"/>
      <w:r w:rsidRPr="005739FC">
        <w:t>. After computing individual outcomes, it aggregates totals and key metrics per scenario.</w:t>
      </w:r>
    </w:p>
    <w:p w14:paraId="1C753E04" w14:textId="77777777" w:rsidR="003554DE" w:rsidRPr="005739FC" w:rsidRDefault="003554DE" w:rsidP="00C60029">
      <w:pPr>
        <w:pStyle w:val="Appendix2"/>
      </w:pPr>
      <w:bookmarkStart w:id="327" w:name="outputs-and-interpretation"/>
      <w:bookmarkStart w:id="328" w:name="_Toc216860072"/>
      <w:bookmarkEnd w:id="327"/>
      <w:r w:rsidRPr="005739FC">
        <w:t>Outputs and Interpretation</w:t>
      </w:r>
      <w:bookmarkEnd w:id="328"/>
    </w:p>
    <w:p w14:paraId="58D8E74F" w14:textId="19B601EA" w:rsidR="003554DE" w:rsidRPr="005739FC" w:rsidRDefault="003554DE" w:rsidP="005739FC">
      <w:r w:rsidRPr="005739FC">
        <w:t xml:space="preserve">The scenario modelling produces two main outputs: an aggregate scenario summary and a property-level results dataset (plus a human-readable text summary). These are saved in the </w:t>
      </w:r>
      <w:r w:rsidRPr="005739FC">
        <w:rPr>
          <w:rStyle w:val="VerbatimChar"/>
          <w:rFonts w:cs="Arial"/>
        </w:rPr>
        <w:t>data/outputs/</w:t>
      </w:r>
      <w:r w:rsidRPr="005739FC">
        <w:t xml:space="preserve"> directory when the analysis is run</w:t>
      </w:r>
      <w:hyperlink r:id="rId121" w:anchor="L5-L13"/>
      <w:r w:rsidRPr="005739FC">
        <w:t>. Key fields in these outputs are as follows:</w:t>
      </w:r>
    </w:p>
    <w:p w14:paraId="142EA2F6" w14:textId="7EB5EE6D" w:rsidR="003554DE" w:rsidRPr="005739FC" w:rsidRDefault="003554DE" w:rsidP="00C60029">
      <w:pPr>
        <w:pStyle w:val="ListParagraph"/>
      </w:pPr>
      <w:r w:rsidRPr="00C60029">
        <w:rPr>
          <w:b/>
          <w:bCs/>
        </w:rPr>
        <w:t>Scenario Summary (</w:t>
      </w:r>
      <w:r w:rsidRPr="00C60029">
        <w:rPr>
          <w:rStyle w:val="VerbatimChar"/>
          <w:rFonts w:cs="Arial"/>
          <w:b/>
          <w:bCs/>
        </w:rPr>
        <w:t>scenario_results_summary.csv</w:t>
      </w:r>
      <w:r w:rsidRPr="00C60029">
        <w:rPr>
          <w:b/>
          <w:bCs/>
        </w:rPr>
        <w:t>):</w:t>
      </w:r>
      <w:r w:rsidRPr="005739FC">
        <w:t xml:space="preserve"> This file contains one line per scenario, summarizing the overall outcomes for that pathway</w:t>
      </w:r>
      <w:hyperlink r:id="rId122" w:anchor="L13-L21"/>
      <w:r w:rsidRPr="005739FC">
        <w:t xml:space="preserve">. Principal fields include: the scenario name, the total number of properties </w:t>
      </w:r>
      <w:proofErr w:type="spellStart"/>
      <w:r w:rsidRPr="005739FC">
        <w:t>modeled</w:t>
      </w:r>
      <w:proofErr w:type="spellEnd"/>
      <w:r w:rsidRPr="005739FC">
        <w:t>, the total capital cost of implementing that scenario across all those properties (and the average cost per property)</w:t>
      </w:r>
      <w:hyperlink r:id="rId123" w:anchor="L17-L25"/>
      <w:r w:rsidRPr="005739FC">
        <w:t>, and the aggregate annual savings achieved – in terms of energy (kWh), CO</w:t>
      </w:r>
      <w:r w:rsidRPr="005739FC">
        <w:rPr>
          <w:rFonts w:ascii="Cambria Math" w:hAnsi="Cambria Math" w:cs="Cambria Math"/>
        </w:rPr>
        <w:t>₂</w:t>
      </w:r>
      <w:r w:rsidRPr="005739FC">
        <w:t xml:space="preserve"> emissions (kg), and fuel bills (£) saved per year by that scenario across the stock</w:t>
      </w:r>
      <w:hyperlink r:id="rId124" w:anchor="L18-L26"/>
      <w:r w:rsidRPr="005739FC">
        <w:t>. It also lists the baseline total annual bill and CO</w:t>
      </w:r>
      <w:r w:rsidRPr="005739FC">
        <w:rPr>
          <w:rFonts w:ascii="Cambria Math" w:hAnsi="Cambria Math" w:cs="Cambria Math"/>
        </w:rPr>
        <w:t>₂</w:t>
      </w:r>
      <w:r w:rsidRPr="005739FC">
        <w:t xml:space="preserve"> for those properties versus the post-retrofit totals (useful for seeing percentage reductions)</w:t>
      </w:r>
      <w:hyperlink r:id="rId125" w:anchor="L20-L28"/>
      <w:r w:rsidRPr="005739FC">
        <w:t>. Additionally, it provides some statistics on cost-effectiveness: the average and median payback time (years) for the scenario, considering only those homes that do have bill savings (homes with negative savings are excluded from the average)</w:t>
      </w:r>
      <w:hyperlink r:id="rId126" w:anchor="L22-L25"/>
      <w:r w:rsidRPr="005739FC">
        <w:t xml:space="preserve">. For scenarios involving heat pump readiness or hybrid assignment, the summary includes counts of properties in various readiness categories: for example, </w:t>
      </w:r>
      <w:proofErr w:type="spellStart"/>
      <w:r w:rsidRPr="005739FC">
        <w:rPr>
          <w:rStyle w:val="VerbatimChar"/>
          <w:rFonts w:cs="Arial"/>
        </w:rPr>
        <w:t>ashp_ready_properties</w:t>
      </w:r>
      <w:proofErr w:type="spellEnd"/>
      <w:r w:rsidRPr="005739FC">
        <w:t xml:space="preserve"> is how many homes were already heat-pump-ready; </w:t>
      </w:r>
      <w:proofErr w:type="spellStart"/>
      <w:r w:rsidRPr="005739FC">
        <w:rPr>
          <w:rStyle w:val="VerbatimChar"/>
          <w:rFonts w:cs="Arial"/>
        </w:rPr>
        <w:t>ashp_fabric_required_properties</w:t>
      </w:r>
      <w:proofErr w:type="spellEnd"/>
      <w:r w:rsidRPr="005739FC">
        <w:t xml:space="preserve"> how many needed the minimum fabric boost to become ready; </w:t>
      </w:r>
      <w:proofErr w:type="spellStart"/>
      <w:r w:rsidRPr="005739FC">
        <w:rPr>
          <w:rStyle w:val="VerbatimChar"/>
          <w:rFonts w:cs="Arial"/>
        </w:rPr>
        <w:t>ashp_not_ready_properties</w:t>
      </w:r>
      <w:proofErr w:type="spellEnd"/>
      <w:r w:rsidRPr="005739FC">
        <w:t xml:space="preserve"> how many were deemed not ready even after that (and thus could not receive a heat pump)</w:t>
      </w:r>
      <w:hyperlink r:id="rId127" w:anchor="L24-L31"/>
      <w:r w:rsidRPr="005739FC">
        <w:t xml:space="preserve">. It also shows </w:t>
      </w:r>
      <w:proofErr w:type="spellStart"/>
      <w:r w:rsidRPr="005739FC">
        <w:rPr>
          <w:rStyle w:val="VerbatimChar"/>
          <w:rFonts w:cs="Arial"/>
        </w:rPr>
        <w:t>ashp_fabric_applied_properties</w:t>
      </w:r>
      <w:proofErr w:type="spellEnd"/>
      <w:r w:rsidRPr="005739FC">
        <w:t xml:space="preserve">, which is the number of homes where the model </w:t>
      </w:r>
      <w:r w:rsidRPr="005739FC">
        <w:rPr>
          <w:i/>
        </w:rPr>
        <w:t>did</w:t>
      </w:r>
      <w:r w:rsidRPr="005739FC">
        <w:t xml:space="preserve"> apply additional fabric measures to enable a heat pump (these would correspond to the </w:t>
      </w:r>
      <w:r w:rsidR="005739FC">
        <w:t>“</w:t>
      </w:r>
      <w:r w:rsidRPr="005739FC">
        <w:t>fabric needed</w:t>
      </w:r>
      <w:r w:rsidR="005739FC">
        <w:t>”</w:t>
      </w:r>
      <w:r w:rsidRPr="005739FC">
        <w:t xml:space="preserve"> homes)</w:t>
      </w:r>
      <w:hyperlink r:id="rId128" w:anchor="L24-L31"/>
      <w:r w:rsidRPr="005739FC">
        <w:t xml:space="preserve">. Likewise, </w:t>
      </w:r>
      <w:proofErr w:type="spellStart"/>
      <w:r w:rsidRPr="005739FC">
        <w:rPr>
          <w:rStyle w:val="VerbatimChar"/>
          <w:rFonts w:cs="Arial"/>
        </w:rPr>
        <w:t>ashp_not_eligible_properties</w:t>
      </w:r>
      <w:proofErr w:type="spellEnd"/>
      <w:r w:rsidRPr="005739FC">
        <w:t xml:space="preserve"> counts homes where the ASHP measure was removed entirely because the home couldn’t be made suitable</w:t>
      </w:r>
      <w:hyperlink r:id="rId129" w:anchor="L24-L31"/>
      <w:r w:rsidRPr="005739FC">
        <w:t xml:space="preserve">. In the Heat Network context, </w:t>
      </w:r>
      <w:proofErr w:type="spellStart"/>
      <w:r w:rsidRPr="005739FC">
        <w:rPr>
          <w:rStyle w:val="VerbatimChar"/>
          <w:rFonts w:cs="Arial"/>
        </w:rPr>
        <w:t>hn_ready_properties</w:t>
      </w:r>
      <w:proofErr w:type="spellEnd"/>
      <w:r w:rsidRPr="005739FC">
        <w:t xml:space="preserve"> indicates how many homes were flagged as heat-network ready (tiers 1–4) in the dataset</w:t>
      </w:r>
      <w:hyperlink r:id="rId130" w:anchor="L26-L30"/>
      <w:r w:rsidRPr="005739FC">
        <w:t xml:space="preserve">. In the Hybrid scenario, two additional fields, </w:t>
      </w:r>
      <w:proofErr w:type="spellStart"/>
      <w:r w:rsidRPr="005739FC">
        <w:rPr>
          <w:rStyle w:val="VerbatimChar"/>
          <w:rFonts w:cs="Arial"/>
        </w:rPr>
        <w:t>hn_assigned_properties</w:t>
      </w:r>
      <w:proofErr w:type="spellEnd"/>
      <w:r w:rsidRPr="005739FC">
        <w:t xml:space="preserve"> and </w:t>
      </w:r>
      <w:proofErr w:type="spellStart"/>
      <w:r w:rsidRPr="005739FC">
        <w:rPr>
          <w:rStyle w:val="VerbatimChar"/>
          <w:rFonts w:cs="Arial"/>
        </w:rPr>
        <w:t>ashp_assigned_properties</w:t>
      </w:r>
      <w:proofErr w:type="spellEnd"/>
      <w:r w:rsidRPr="005739FC">
        <w:t>, report how many homes ended up with district heating versus heat pumps, respectively</w:t>
      </w:r>
      <w:hyperlink r:id="rId131" w:anchor="L28-L31"/>
      <w:r w:rsidRPr="005739FC">
        <w:t xml:space="preserve">. These give a picture of the split – for example, if 30% of the stock was in high-density areas, you might see 30% of properties in that scenario got </w:t>
      </w:r>
      <w:r w:rsidR="005739FC">
        <w:t>“</w:t>
      </w:r>
      <w:proofErr w:type="spellStart"/>
      <w:r w:rsidRPr="005739FC">
        <w:t>hn</w:t>
      </w:r>
      <w:proofErr w:type="spellEnd"/>
      <w:r w:rsidR="005739FC">
        <w:t>”</w:t>
      </w:r>
      <w:r w:rsidRPr="005739FC">
        <w:t xml:space="preserve"> and the remainder </w:t>
      </w:r>
      <w:r w:rsidR="005739FC">
        <w:t>“</w:t>
      </w:r>
      <w:proofErr w:type="spellStart"/>
      <w:r w:rsidRPr="005739FC">
        <w:t>ashp</w:t>
      </w:r>
      <w:proofErr w:type="spellEnd"/>
      <w:r w:rsidRPr="005739FC">
        <w:t>.</w:t>
      </w:r>
      <w:r w:rsidR="005739FC">
        <w:t>”</w:t>
      </w:r>
      <w:r w:rsidRPr="005739FC">
        <w:t xml:space="preserve"> All these summary fields provide a convenient dashboard of results for policy-makers: one can quickly see the cost, carbon, and uptake implications of each pathway. (For instance, one scenario might have a very </w:t>
      </w:r>
      <w:r w:rsidRPr="005739FC">
        <w:lastRenderedPageBreak/>
        <w:t>high total cost but also high carbon savings, another might retrofit fewer homes or leave more homes without a viable solution, etc.) The scenario_modeling_results.txt is a companion text report that presents similar information in a more narrative form, which can be used in the final report.</w:t>
      </w:r>
    </w:p>
    <w:p w14:paraId="5C2E6200" w14:textId="0ACE9AD7" w:rsidR="003554DE" w:rsidRPr="005739FC" w:rsidRDefault="003554DE" w:rsidP="00C60029">
      <w:pPr>
        <w:pStyle w:val="ListParagraph"/>
      </w:pPr>
      <w:r w:rsidRPr="00C60029">
        <w:rPr>
          <w:b/>
          <w:bCs/>
        </w:rPr>
        <w:t>Per-Property Results (</w:t>
      </w:r>
      <w:proofErr w:type="spellStart"/>
      <w:r w:rsidRPr="00C60029">
        <w:rPr>
          <w:rStyle w:val="VerbatimChar"/>
          <w:rFonts w:cs="Arial"/>
          <w:b/>
          <w:bCs/>
        </w:rPr>
        <w:t>scenario_results_by_property.parquet</w:t>
      </w:r>
      <w:proofErr w:type="spellEnd"/>
      <w:r w:rsidRPr="00C60029">
        <w:rPr>
          <w:b/>
          <w:bCs/>
        </w:rPr>
        <w:t>):</w:t>
      </w:r>
      <w:r w:rsidRPr="005739FC">
        <w:t xml:space="preserve"> This detailed dataset contains one row for each property under each scenario, capturing exactly what was done and what the outcomes were for that property</w:t>
      </w:r>
      <w:hyperlink r:id="rId132" w:anchor="L34-L42"/>
      <w:r w:rsidRPr="005739FC">
        <w:t>. The fields include basic identifiers – the property’s unique ID, UPRN, postcode – and the scenario name that this row corresponds to</w:t>
      </w:r>
      <w:hyperlink r:id="rId133" w:anchor="L36-L44"/>
      <w:r w:rsidRPr="005739FC">
        <w:t xml:space="preserve">. Then, crucially, it lists </w:t>
      </w:r>
      <w:proofErr w:type="spellStart"/>
      <w:r w:rsidRPr="005739FC">
        <w:rPr>
          <w:rStyle w:val="VerbatimChar"/>
          <w:rFonts w:cs="Arial"/>
        </w:rPr>
        <w:t>measures_applied</w:t>
      </w:r>
      <w:proofErr w:type="spellEnd"/>
      <w:r w:rsidRPr="005739FC">
        <w:t xml:space="preserve">: which upgrades were applied to that property in that scenario (e.g. </w:t>
      </w:r>
      <w:r w:rsidRPr="005739FC">
        <w:rPr>
          <w:rStyle w:val="VerbatimChar"/>
          <w:rFonts w:cs="Arial"/>
        </w:rPr>
        <w:t>[</w:t>
      </w:r>
      <w:r w:rsidR="005739FC">
        <w:rPr>
          <w:rStyle w:val="VerbatimChar"/>
          <w:rFonts w:cs="Arial"/>
        </w:rPr>
        <w:t>“</w:t>
      </w:r>
      <w:r w:rsidRPr="005739FC">
        <w:rPr>
          <w:rStyle w:val="VerbatimChar"/>
          <w:rFonts w:cs="Arial"/>
        </w:rPr>
        <w:t>loft_insulation_topup</w:t>
      </w:r>
      <w:r w:rsidR="005739FC">
        <w:rPr>
          <w:rStyle w:val="VerbatimChar"/>
          <w:rFonts w:cs="Arial"/>
        </w:rPr>
        <w:t>”</w:t>
      </w:r>
      <w:r w:rsidRPr="005739FC">
        <w:rPr>
          <w:rStyle w:val="VerbatimChar"/>
          <w:rFonts w:cs="Arial"/>
        </w:rPr>
        <w:t>,</w:t>
      </w:r>
      <w:r w:rsidR="005739FC">
        <w:rPr>
          <w:rStyle w:val="VerbatimChar"/>
          <w:rFonts w:cs="Arial"/>
        </w:rPr>
        <w:t>”</w:t>
      </w:r>
      <w:r w:rsidRPr="005739FC">
        <w:rPr>
          <w:rStyle w:val="VerbatimChar"/>
          <w:rFonts w:cs="Arial"/>
        </w:rPr>
        <w:t>wall_insulation</w:t>
      </w:r>
      <w:r w:rsidR="005739FC">
        <w:rPr>
          <w:rStyle w:val="VerbatimChar"/>
          <w:rFonts w:cs="Arial"/>
        </w:rPr>
        <w:t>”</w:t>
      </w:r>
      <w:r w:rsidRPr="005739FC">
        <w:rPr>
          <w:rStyle w:val="VerbatimChar"/>
          <w:rFonts w:cs="Arial"/>
        </w:rPr>
        <w:t>,</w:t>
      </w:r>
      <w:r w:rsidR="005739FC">
        <w:rPr>
          <w:rStyle w:val="VerbatimChar"/>
          <w:rFonts w:cs="Arial"/>
        </w:rPr>
        <w:t>”</w:t>
      </w:r>
      <w:r w:rsidRPr="005739FC">
        <w:rPr>
          <w:rStyle w:val="VerbatimChar"/>
          <w:rFonts w:cs="Arial"/>
        </w:rPr>
        <w:t>ashp_installation</w:t>
      </w:r>
      <w:r w:rsidR="005739FC">
        <w:rPr>
          <w:rStyle w:val="VerbatimChar"/>
          <w:rFonts w:cs="Arial"/>
        </w:rPr>
        <w:t>”</w:t>
      </w:r>
      <w:r w:rsidRPr="005739FC">
        <w:rPr>
          <w:rStyle w:val="VerbatimChar"/>
          <w:rFonts w:cs="Arial"/>
        </w:rPr>
        <w:t>,</w:t>
      </w:r>
      <w:r w:rsidR="005739FC">
        <w:rPr>
          <w:rStyle w:val="VerbatimChar"/>
          <w:rFonts w:cs="Arial"/>
        </w:rPr>
        <w:t>”</w:t>
      </w:r>
      <w:r w:rsidRPr="005739FC">
        <w:rPr>
          <w:rStyle w:val="VerbatimChar"/>
          <w:rFonts w:cs="Arial"/>
        </w:rPr>
        <w:t>emitter_upgrades</w:t>
      </w:r>
      <w:r w:rsidR="005739FC">
        <w:rPr>
          <w:rStyle w:val="VerbatimChar"/>
          <w:rFonts w:cs="Arial"/>
        </w:rPr>
        <w:t>”</w:t>
      </w:r>
      <w:r w:rsidRPr="005739FC">
        <w:rPr>
          <w:rStyle w:val="VerbatimChar"/>
          <w:rFonts w:cs="Arial"/>
        </w:rPr>
        <w:t>]</w:t>
      </w:r>
      <w:r w:rsidRPr="005739FC">
        <w:t xml:space="preserve"> for a home in the Heat Pump scenario that indeed got all those measures)</w:t>
      </w:r>
      <w:hyperlink r:id="rId134" w:anchor="L38-L45"/>
      <w:r w:rsidRPr="005739FC">
        <w:t xml:space="preserve">. There is also </w:t>
      </w:r>
      <w:proofErr w:type="spellStart"/>
      <w:r w:rsidRPr="005739FC">
        <w:rPr>
          <w:rStyle w:val="VerbatimChar"/>
          <w:rFonts w:cs="Arial"/>
        </w:rPr>
        <w:t>measures_removed</w:t>
      </w:r>
      <w:proofErr w:type="spellEnd"/>
      <w:r w:rsidRPr="005739FC">
        <w:t xml:space="preserve">, which notes any measures </w:t>
      </w:r>
      <w:r w:rsidRPr="005739FC">
        <w:rPr>
          <w:i/>
        </w:rPr>
        <w:t>excluded</w:t>
      </w:r>
      <w:r w:rsidRPr="005739FC">
        <w:t xml:space="preserve"> for that property that would otherwise have been in the scenario definition</w:t>
      </w:r>
      <w:hyperlink r:id="rId135" w:anchor="L38-L45"/>
      <w:r w:rsidRPr="005739FC">
        <w:t xml:space="preserve">. This typically is relevant for cases like a heat pump scenario where a particular home </w:t>
      </w:r>
      <w:r w:rsidRPr="005739FC">
        <w:rPr>
          <w:i/>
        </w:rPr>
        <w:t>did not get the heat pump</w:t>
      </w:r>
      <w:r w:rsidRPr="005739FC">
        <w:t xml:space="preserve"> because it was not eligible – in that case </w:t>
      </w:r>
      <w:proofErr w:type="spellStart"/>
      <w:r w:rsidRPr="005739FC">
        <w:rPr>
          <w:rStyle w:val="VerbatimChar"/>
          <w:rFonts w:cs="Arial"/>
        </w:rPr>
        <w:t>measures_removed</w:t>
      </w:r>
      <w:proofErr w:type="spellEnd"/>
      <w:r w:rsidRPr="005739FC">
        <w:t xml:space="preserve"> might list </w:t>
      </w:r>
      <w:r w:rsidRPr="005739FC">
        <w:rPr>
          <w:rStyle w:val="VerbatimChar"/>
          <w:rFonts w:cs="Arial"/>
        </w:rPr>
        <w:t>[</w:t>
      </w:r>
      <w:r w:rsidR="005739FC">
        <w:rPr>
          <w:rStyle w:val="VerbatimChar"/>
          <w:rFonts w:cs="Arial"/>
        </w:rPr>
        <w:t>“</w:t>
      </w:r>
      <w:r w:rsidRPr="005739FC">
        <w:rPr>
          <w:rStyle w:val="VerbatimChar"/>
          <w:rFonts w:cs="Arial"/>
        </w:rPr>
        <w:t>ashp_installation</w:t>
      </w:r>
      <w:r w:rsidR="005739FC">
        <w:rPr>
          <w:rStyle w:val="VerbatimChar"/>
          <w:rFonts w:cs="Arial"/>
        </w:rPr>
        <w:t>”</w:t>
      </w:r>
      <w:proofErr w:type="gramStart"/>
      <w:r w:rsidRPr="005739FC">
        <w:rPr>
          <w:rStyle w:val="VerbatimChar"/>
          <w:rFonts w:cs="Arial"/>
        </w:rPr>
        <w:t>,</w:t>
      </w:r>
      <w:r w:rsidR="005739FC">
        <w:rPr>
          <w:rStyle w:val="VerbatimChar"/>
          <w:rFonts w:cs="Arial"/>
        </w:rPr>
        <w:t>”</w:t>
      </w:r>
      <w:proofErr w:type="spellStart"/>
      <w:r w:rsidRPr="005739FC">
        <w:rPr>
          <w:rStyle w:val="VerbatimChar"/>
          <w:rFonts w:cs="Arial"/>
        </w:rPr>
        <w:t>emitter</w:t>
      </w:r>
      <w:proofErr w:type="gramEnd"/>
      <w:r w:rsidRPr="005739FC">
        <w:rPr>
          <w:rStyle w:val="VerbatimChar"/>
          <w:rFonts w:cs="Arial"/>
        </w:rPr>
        <w:t>_upgrades</w:t>
      </w:r>
      <w:proofErr w:type="spellEnd"/>
      <w:r w:rsidR="005739FC">
        <w:rPr>
          <w:rStyle w:val="VerbatimChar"/>
          <w:rFonts w:cs="Arial"/>
        </w:rPr>
        <w:t>”</w:t>
      </w:r>
      <w:r w:rsidRPr="005739FC">
        <w:rPr>
          <w:rStyle w:val="VerbatimChar"/>
          <w:rFonts w:cs="Arial"/>
        </w:rPr>
        <w:t>]</w:t>
      </w:r>
      <w:r w:rsidRPr="005739FC">
        <w:t xml:space="preserve"> and the applied list would only show the fabric measures. By examining these fields, one can see on a per-home basis how the readiness logic played out. The </w:t>
      </w:r>
      <w:proofErr w:type="spellStart"/>
      <w:r w:rsidRPr="005739FC">
        <w:rPr>
          <w:rStyle w:val="VerbatimChar"/>
          <w:rFonts w:cs="Arial"/>
        </w:rPr>
        <w:t>hybrid_pathway</w:t>
      </w:r>
      <w:proofErr w:type="spellEnd"/>
      <w:r w:rsidRPr="005739FC">
        <w:t xml:space="preserve"> field documents the choice made in the Hybrid scenario: it will be </w:t>
      </w:r>
      <w:r w:rsidR="005739FC">
        <w:rPr>
          <w:rStyle w:val="VerbatimChar"/>
          <w:rFonts w:cs="Arial"/>
        </w:rPr>
        <w:t>“</w:t>
      </w:r>
      <w:proofErr w:type="spellStart"/>
      <w:r w:rsidRPr="005739FC">
        <w:rPr>
          <w:rStyle w:val="VerbatimChar"/>
          <w:rFonts w:cs="Arial"/>
        </w:rPr>
        <w:t>heat_network</w:t>
      </w:r>
      <w:proofErr w:type="spellEnd"/>
      <w:r w:rsidR="005739FC">
        <w:rPr>
          <w:rStyle w:val="VerbatimChar"/>
          <w:rFonts w:cs="Arial"/>
        </w:rPr>
        <w:t>”</w:t>
      </w:r>
      <w:r w:rsidRPr="005739FC">
        <w:t xml:space="preserve"> for homes that were routed to district heating and </w:t>
      </w:r>
      <w:r w:rsidR="005739FC">
        <w:rPr>
          <w:rStyle w:val="VerbatimChar"/>
          <w:rFonts w:cs="Arial"/>
        </w:rPr>
        <w:t>“</w:t>
      </w:r>
      <w:proofErr w:type="spellStart"/>
      <w:r w:rsidRPr="005739FC">
        <w:rPr>
          <w:rStyle w:val="VerbatimChar"/>
          <w:rFonts w:cs="Arial"/>
        </w:rPr>
        <w:t>ashp</w:t>
      </w:r>
      <w:proofErr w:type="spellEnd"/>
      <w:r w:rsidR="005739FC">
        <w:rPr>
          <w:rStyle w:val="VerbatimChar"/>
          <w:rFonts w:cs="Arial"/>
        </w:rPr>
        <w:t>”</w:t>
      </w:r>
      <w:r w:rsidRPr="005739FC">
        <w:t xml:space="preserve"> for those that received a heat pump</w:t>
      </w:r>
      <w:hyperlink r:id="rId136" w:anchor="L40-L46"/>
      <w:r w:rsidRPr="005739FC">
        <w:t xml:space="preserve"> (for other scenarios this field may be blank or None). Next, the dataset provides all the diagnostic flags for readiness: </w:t>
      </w:r>
      <w:proofErr w:type="spellStart"/>
      <w:r w:rsidRPr="005739FC">
        <w:rPr>
          <w:rStyle w:val="VerbatimChar"/>
          <w:rFonts w:cs="Arial"/>
        </w:rPr>
        <w:t>hn_ready</w:t>
      </w:r>
      <w:proofErr w:type="spellEnd"/>
      <w:r w:rsidRPr="005739FC">
        <w:t xml:space="preserve"> (True/False), the assigned </w:t>
      </w:r>
      <w:proofErr w:type="spellStart"/>
      <w:r w:rsidRPr="005739FC">
        <w:rPr>
          <w:rStyle w:val="VerbatimChar"/>
          <w:rFonts w:cs="Arial"/>
        </w:rPr>
        <w:t>tier_number</w:t>
      </w:r>
      <w:proofErr w:type="spellEnd"/>
      <w:r w:rsidRPr="005739FC">
        <w:t xml:space="preserve">, </w:t>
      </w:r>
      <w:proofErr w:type="spellStart"/>
      <w:r w:rsidRPr="005739FC">
        <w:rPr>
          <w:rStyle w:val="VerbatimChar"/>
          <w:rFonts w:cs="Arial"/>
        </w:rPr>
        <w:t>distance_to_network_m</w:t>
      </w:r>
      <w:proofErr w:type="spellEnd"/>
      <w:r w:rsidRPr="005739FC">
        <w:t xml:space="preserve">, and </w:t>
      </w:r>
      <w:proofErr w:type="spellStart"/>
      <w:r w:rsidRPr="005739FC">
        <w:rPr>
          <w:rStyle w:val="VerbatimChar"/>
          <w:rFonts w:cs="Arial"/>
        </w:rPr>
        <w:t>in_heat_zone</w:t>
      </w:r>
      <w:proofErr w:type="spellEnd"/>
      <w:r w:rsidRPr="005739FC">
        <w:t xml:space="preserve"> (these mirror what was discussed in the spatial readiness section)</w:t>
      </w:r>
      <w:hyperlink r:id="rId137" w:anchor="L42-L45"/>
      <w:r w:rsidRPr="005739FC">
        <w:t xml:space="preserve">. Similarly, </w:t>
      </w:r>
      <w:proofErr w:type="spellStart"/>
      <w:r w:rsidRPr="005739FC">
        <w:rPr>
          <w:rStyle w:val="VerbatimChar"/>
          <w:rFonts w:cs="Arial"/>
        </w:rPr>
        <w:t>ashp_ready</w:t>
      </w:r>
      <w:proofErr w:type="spellEnd"/>
      <w:r w:rsidRPr="005739FC">
        <w:t xml:space="preserve">, </w:t>
      </w:r>
      <w:proofErr w:type="spellStart"/>
      <w:r w:rsidRPr="005739FC">
        <w:rPr>
          <w:rStyle w:val="VerbatimChar"/>
          <w:rFonts w:cs="Arial"/>
        </w:rPr>
        <w:t>ashp_projected_ready</w:t>
      </w:r>
      <w:proofErr w:type="spellEnd"/>
      <w:r w:rsidRPr="005739FC">
        <w:t xml:space="preserve">, </w:t>
      </w:r>
      <w:proofErr w:type="spellStart"/>
      <w:r w:rsidRPr="005739FC">
        <w:rPr>
          <w:rStyle w:val="VerbatimChar"/>
          <w:rFonts w:cs="Arial"/>
        </w:rPr>
        <w:t>ashp_fabric_needed</w:t>
      </w:r>
      <w:proofErr w:type="spellEnd"/>
      <w:r w:rsidRPr="005739FC">
        <w:t xml:space="preserve">, and </w:t>
      </w:r>
      <w:proofErr w:type="spellStart"/>
      <w:r w:rsidRPr="005739FC">
        <w:rPr>
          <w:rStyle w:val="VerbatimChar"/>
          <w:rFonts w:cs="Arial"/>
        </w:rPr>
        <w:t>ashp_not_ready_after_fabric</w:t>
      </w:r>
      <w:proofErr w:type="spellEnd"/>
      <w:r w:rsidRPr="005739FC">
        <w:t xml:space="preserve"> are included for each property, showing its status in terms of heat pump suitability</w:t>
      </w:r>
      <w:hyperlink r:id="rId138" w:anchor="L42-L45"/>
      <w:r w:rsidRPr="005739FC">
        <w:t xml:space="preserve">. There are also </w:t>
      </w:r>
      <w:proofErr w:type="spellStart"/>
      <w:r w:rsidRPr="005739FC">
        <w:t>boolean</w:t>
      </w:r>
      <w:proofErr w:type="spellEnd"/>
      <w:r w:rsidRPr="005739FC">
        <w:t xml:space="preserve"> flags </w:t>
      </w:r>
      <w:proofErr w:type="spellStart"/>
      <w:r w:rsidRPr="005739FC">
        <w:rPr>
          <w:rStyle w:val="VerbatimChar"/>
          <w:rFonts w:cs="Arial"/>
        </w:rPr>
        <w:t>fabric_inserted_for_hp</w:t>
      </w:r>
      <w:proofErr w:type="spellEnd"/>
      <w:r w:rsidRPr="005739FC">
        <w:t xml:space="preserve"> and </w:t>
      </w:r>
      <w:proofErr w:type="spellStart"/>
      <w:r w:rsidRPr="005739FC">
        <w:rPr>
          <w:rStyle w:val="VerbatimChar"/>
          <w:rFonts w:cs="Arial"/>
        </w:rPr>
        <w:t>heat_pump_removed</w:t>
      </w:r>
      <w:proofErr w:type="spellEnd"/>
      <w:r w:rsidRPr="005739FC">
        <w:t xml:space="preserve">, which directly indicate if the model ended up inserting extra fabric measures for that home’s heat pump (if True, that home was one that needed and received the </w:t>
      </w:r>
      <w:r w:rsidR="005739FC">
        <w:t>“</w:t>
      </w:r>
      <w:r w:rsidRPr="005739FC">
        <w:t>minimum fabric</w:t>
      </w:r>
      <w:r w:rsidR="005739FC">
        <w:t>”</w:t>
      </w:r>
      <w:r w:rsidRPr="005739FC">
        <w:t xml:space="preserve"> package), or if it removed the ASHP measure from the plan (meaning the home was left with just fabric or other measures because a heat pump wasn’t feasible)</w:t>
      </w:r>
      <w:hyperlink r:id="rId139" w:anchor="L44-L48"/>
      <w:r w:rsidRPr="005739FC">
        <w:t xml:space="preserve">. Finally, the file records the outcome metrics per property: the </w:t>
      </w:r>
      <w:proofErr w:type="spellStart"/>
      <w:r w:rsidRPr="005739FC">
        <w:rPr>
          <w:rStyle w:val="VerbatimChar"/>
          <w:rFonts w:cs="Arial"/>
        </w:rPr>
        <w:t>capital_cost</w:t>
      </w:r>
      <w:proofErr w:type="spellEnd"/>
      <w:r w:rsidRPr="005739FC">
        <w:t xml:space="preserve"> expended on that home in that scenario, the </w:t>
      </w:r>
      <w:proofErr w:type="spellStart"/>
      <w:r w:rsidRPr="005739FC">
        <w:rPr>
          <w:rStyle w:val="VerbatimChar"/>
          <w:rFonts w:cs="Arial"/>
        </w:rPr>
        <w:t>annual_energy_reduction_kwh</w:t>
      </w:r>
      <w:proofErr w:type="spellEnd"/>
      <w:r w:rsidRPr="005739FC">
        <w:t xml:space="preserve"> achieved, the </w:t>
      </w:r>
      <w:r w:rsidRPr="005739FC">
        <w:rPr>
          <w:rStyle w:val="VerbatimChar"/>
          <w:rFonts w:cs="Arial"/>
        </w:rPr>
        <w:t>annual_co2_reduction_kg</w:t>
      </w:r>
      <w:r w:rsidRPr="005739FC">
        <w:t xml:space="preserve"> (and also its new total CO</w:t>
      </w:r>
      <w:r w:rsidRPr="005739FC">
        <w:rPr>
          <w:rFonts w:ascii="Cambria Math" w:hAnsi="Cambria Math" w:cs="Cambria Math"/>
        </w:rPr>
        <w:t>₂</w:t>
      </w:r>
      <w:r w:rsidRPr="005739FC">
        <w:t xml:space="preserve"> emissions post-measures, and baseline CO</w:t>
      </w:r>
      <w:r w:rsidRPr="005739FC">
        <w:rPr>
          <w:rFonts w:ascii="Cambria Math" w:hAnsi="Cambria Math" w:cs="Cambria Math"/>
        </w:rPr>
        <w:t>₂</w:t>
      </w:r>
      <w:r w:rsidRPr="005739FC">
        <w:t xml:space="preserve"> for reference)</w:t>
      </w:r>
      <w:hyperlink r:id="rId140" w:anchor="L46-L51"/>
      <w:r w:rsidRPr="005739FC">
        <w:t xml:space="preserve">, and the </w:t>
      </w:r>
      <w:proofErr w:type="spellStart"/>
      <w:r w:rsidRPr="005739FC">
        <w:rPr>
          <w:rStyle w:val="VerbatimChar"/>
          <w:rFonts w:cs="Arial"/>
        </w:rPr>
        <w:t>annual_bill_savings</w:t>
      </w:r>
      <w:proofErr w:type="spellEnd"/>
      <w:r w:rsidRPr="005739FC">
        <w:t xml:space="preserve"> (with the baseline annual bill and post-retrofit annual bill)</w:t>
      </w:r>
      <w:hyperlink r:id="rId141" w:anchor="L46-L51"/>
      <w:r w:rsidRPr="005739FC">
        <w:t xml:space="preserve">. It also estimates the home’s </w:t>
      </w:r>
      <w:proofErr w:type="spellStart"/>
      <w:r w:rsidRPr="005739FC">
        <w:rPr>
          <w:rStyle w:val="VerbatimChar"/>
          <w:rFonts w:cs="Arial"/>
        </w:rPr>
        <w:t>new_epc_band</w:t>
      </w:r>
      <w:proofErr w:type="spellEnd"/>
      <w:r w:rsidRPr="005739FC">
        <w:t xml:space="preserve"> after the upgrades</w:t>
      </w:r>
      <w:hyperlink r:id="rId142" w:anchor="L48-L51"/>
      <w:r w:rsidRPr="005739FC">
        <w:t xml:space="preserve"> – this is a rough calculation where the model takes the original EPC score (points) and adds some improvement for the energy reduction (the code adds half a point per percent reduction in energy per m²) to derive a new efficiency rating, then converts that to a letter band</w:t>
      </w:r>
      <w:hyperlink r:id="rId143" w:anchor="L724-L732"/>
      <w:hyperlink r:id="rId144" w:anchor="L733-L734">
        <w:r w:rsidRPr="005739FC">
          <w:rPr>
            <w:rStyle w:val="Hyperlink"/>
            <w:rFonts w:cs="Arial"/>
          </w:rPr>
          <w:t>[100]</w:t>
        </w:r>
      </w:hyperlink>
      <w:r w:rsidRPr="005739FC">
        <w:t xml:space="preserve">. While </w:t>
      </w:r>
      <w:r w:rsidRPr="005739FC">
        <w:lastRenderedPageBreak/>
        <w:t xml:space="preserve">not a fully rigorous EPC re-score, it gives an indication of whether the home might move from, say, band D to C as a result of the measures. Lastly, the </w:t>
      </w:r>
      <w:proofErr w:type="spellStart"/>
      <w:r w:rsidRPr="005739FC">
        <w:rPr>
          <w:rStyle w:val="VerbatimChar"/>
          <w:rFonts w:cs="Arial"/>
        </w:rPr>
        <w:t>payback_years</w:t>
      </w:r>
      <w:proofErr w:type="spellEnd"/>
      <w:r w:rsidRPr="005739FC">
        <w:t xml:space="preserve"> for that home is given, or marked infinite if the annual saving is zero or negative (infinite meaning no payback within the lifetime)</w:t>
      </w:r>
      <w:hyperlink r:id="rId145" w:anchor="L48-L52"/>
      <w:r w:rsidRPr="005739FC">
        <w:t xml:space="preserve">. These granular outputs enable detailed analysis – for example, one could filter the Parquet file to see all the homes where </w:t>
      </w:r>
      <w:proofErr w:type="spellStart"/>
      <w:r w:rsidRPr="005739FC">
        <w:rPr>
          <w:rStyle w:val="VerbatimChar"/>
          <w:rFonts w:cs="Arial"/>
        </w:rPr>
        <w:t>heat_pump_removed</w:t>
      </w:r>
      <w:proofErr w:type="spellEnd"/>
      <w:r w:rsidRPr="005739FC">
        <w:rPr>
          <w:rStyle w:val="VerbatimChar"/>
          <w:rFonts w:cs="Arial"/>
        </w:rPr>
        <w:t xml:space="preserve"> = True</w:t>
      </w:r>
      <w:r w:rsidRPr="005739FC">
        <w:t xml:space="preserve"> to understand their characteristics, or </w:t>
      </w:r>
      <w:proofErr w:type="spellStart"/>
      <w:r w:rsidRPr="005739FC">
        <w:t>analyze</w:t>
      </w:r>
      <w:proofErr w:type="spellEnd"/>
      <w:r w:rsidRPr="005739FC">
        <w:t xml:space="preserve"> the distribution of capital cost per property within a scenario, etc. They provide transparency down to the individual property level, which is essential for validating the model and also for identifying which types of homes benefit most or least under each scenario.</w:t>
      </w:r>
    </w:p>
    <w:p w14:paraId="7A728166" w14:textId="77777777" w:rsidR="003554DE" w:rsidRPr="005739FC" w:rsidRDefault="003554DE" w:rsidP="00F73F68">
      <w:r w:rsidRPr="005739FC">
        <w:t>Together, these outputs allow us to answer both high-level questions (total cost and carbon saved by each pathway) and fine-grained questions (which specific measures were needed in which homes, how many homes fall into certain categories, etc.). All results are directly traceable to the input assumptions and flags described earlier, which promotes trust and allows for sensitivity checks (one can easily tweak an assumption in the config and re-run to see how outputs change).</w:t>
      </w:r>
    </w:p>
    <w:p w14:paraId="15DB195F" w14:textId="77777777" w:rsidR="003554DE" w:rsidRPr="005739FC" w:rsidRDefault="003554DE" w:rsidP="00F73F68">
      <w:pPr>
        <w:pStyle w:val="Appendix2"/>
      </w:pPr>
      <w:bookmarkStart w:id="329" w:name="critical-limitations-and-assumptions"/>
      <w:bookmarkStart w:id="330" w:name="_Toc216860073"/>
      <w:bookmarkEnd w:id="329"/>
      <w:r w:rsidRPr="005739FC">
        <w:t>Critical Limitations and Assumptions</w:t>
      </w:r>
      <w:bookmarkEnd w:id="330"/>
    </w:p>
    <w:p w14:paraId="116919F8" w14:textId="77777777" w:rsidR="003554DE" w:rsidRPr="005739FC" w:rsidRDefault="003554DE" w:rsidP="005739FC">
      <w:r w:rsidRPr="005739FC">
        <w:t xml:space="preserve">While the methodology provides a systematic and transparent approach to scenario </w:t>
      </w:r>
      <w:proofErr w:type="spellStart"/>
      <w:r w:rsidRPr="005739FC">
        <w:t>modeling</w:t>
      </w:r>
      <w:proofErr w:type="spellEnd"/>
      <w:r w:rsidRPr="005739FC">
        <w:t>, it comes with several important limitations due to the nature of EPC data and the simplifications made:</w:t>
      </w:r>
    </w:p>
    <w:p w14:paraId="08160B60" w14:textId="6F7A3926" w:rsidR="003554DE" w:rsidRPr="005739FC" w:rsidRDefault="003554DE" w:rsidP="00A81D6B">
      <w:pPr>
        <w:pStyle w:val="ListParagraph"/>
      </w:pPr>
      <w:r w:rsidRPr="00A81D6B">
        <w:rPr>
          <w:b/>
          <w:bCs/>
        </w:rPr>
        <w:t>EPC Data Quality:</w:t>
      </w:r>
      <w:r w:rsidRPr="005739FC">
        <w:t xml:space="preserve"> The analysis hinges on EPC data, which is known to be imperfect. EPCs often contain outdated or incorrect information about insulation, heating systems, or building dimensions – one study found error rates between 36% and 62% in key EPC fields</w:t>
      </w:r>
      <w:hyperlink r:id="rId146" w:anchor="L16-L19">
        <w:r w:rsidRPr="005739FC">
          <w:rPr>
            <w:rStyle w:val="Hyperlink"/>
            <w:rFonts w:cs="Arial"/>
          </w:rPr>
          <w:t>[101]</w:t>
        </w:r>
      </w:hyperlink>
      <w:r w:rsidRPr="005739FC">
        <w:t xml:space="preserve">. Thus, the model’s inputs might not reflect reality for every property. For example, a home might be flagged as having </w:t>
      </w:r>
      <w:r w:rsidR="005739FC">
        <w:t>“</w:t>
      </w:r>
      <w:r w:rsidRPr="005739FC">
        <w:t>no loft insulation</w:t>
      </w:r>
      <w:r w:rsidR="005739FC">
        <w:t>”</w:t>
      </w:r>
      <w:r w:rsidRPr="005739FC">
        <w:t xml:space="preserve"> in the EPC when in fact it was insulated but not recorded. The model would then overestimate savings and costs by proposing insulation that’s already there. A rigorous validation step was included (the project applied Hardy &amp; </w:t>
      </w:r>
      <w:proofErr w:type="spellStart"/>
      <w:r w:rsidRPr="005739FC">
        <w:t>Glew</w:t>
      </w:r>
      <w:proofErr w:type="spellEnd"/>
      <w:r w:rsidRPr="005739FC">
        <w:t xml:space="preserve"> validation protocols to flag anomalies</w:t>
      </w:r>
      <w:hyperlink r:id="rId147" w:anchor="L16-L19">
        <w:r w:rsidRPr="005739FC">
          <w:rPr>
            <w:rStyle w:val="Hyperlink"/>
            <w:rFonts w:cs="Arial"/>
          </w:rPr>
          <w:t>[101]</w:t>
        </w:r>
      </w:hyperlink>
      <w:r w:rsidRPr="005739FC">
        <w:t>), but nonetheless the outcomes are only as reliable as the input data. Users should interpret results as broad indications rather than precise predictions for any individual home.</w:t>
      </w:r>
    </w:p>
    <w:p w14:paraId="50BF11E7" w14:textId="1F91EDDF" w:rsidR="003554DE" w:rsidRPr="005739FC" w:rsidRDefault="003554DE" w:rsidP="00A81D6B">
      <w:pPr>
        <w:pStyle w:val="ListParagraph"/>
      </w:pPr>
      <w:proofErr w:type="spellStart"/>
      <w:r w:rsidRPr="00A81D6B">
        <w:rPr>
          <w:b/>
          <w:bCs/>
        </w:rPr>
        <w:t>RdSAP</w:t>
      </w:r>
      <w:proofErr w:type="spellEnd"/>
      <w:r w:rsidRPr="00A81D6B">
        <w:rPr>
          <w:b/>
          <w:bCs/>
        </w:rPr>
        <w:t xml:space="preserve"> Simplifications:</w:t>
      </w:r>
      <w:r w:rsidRPr="005739FC">
        <w:t xml:space="preserve"> EPC energy calculations use the Reduced Data SAP methodology, which standardizes occupant </w:t>
      </w:r>
      <w:proofErr w:type="spellStart"/>
      <w:r w:rsidRPr="005739FC">
        <w:t>behavior</w:t>
      </w:r>
      <w:proofErr w:type="spellEnd"/>
      <w:r w:rsidRPr="005739FC">
        <w:t xml:space="preserve"> and other factors. Our scenario </w:t>
      </w:r>
      <w:proofErr w:type="spellStart"/>
      <w:r w:rsidRPr="005739FC">
        <w:t>modeling</w:t>
      </w:r>
      <w:proofErr w:type="spellEnd"/>
      <w:r w:rsidRPr="005739FC">
        <w:t xml:space="preserve"> inherits those simplifications – we assume, for instance, that heating patterns, internal temperatures, etc., remain as per </w:t>
      </w:r>
      <w:proofErr w:type="spellStart"/>
      <w:r w:rsidRPr="005739FC">
        <w:t>RdSAP</w:t>
      </w:r>
      <w:proofErr w:type="spellEnd"/>
      <w:r w:rsidRPr="005739FC">
        <w:t xml:space="preserve"> defaults before and after retrofit. In reality, occupants might take some of the energy savings as improved comfort (the </w:t>
      </w:r>
      <w:r w:rsidR="005739FC">
        <w:t>“</w:t>
      </w:r>
      <w:r w:rsidRPr="005739FC">
        <w:t>rebound effect</w:t>
      </w:r>
      <w:r w:rsidR="005739FC">
        <w:t>”</w:t>
      </w:r>
      <w:r w:rsidRPr="005739FC">
        <w:t>), or might not heat the home fully to begin with. Such effects are not captured here. The savings percentages (</w:t>
      </w:r>
      <w:proofErr w:type="gramStart"/>
      <w:r w:rsidRPr="005739FC">
        <w:t>e.g.</w:t>
      </w:r>
      <w:proofErr w:type="gramEnd"/>
      <w:r w:rsidRPr="005739FC">
        <w:t xml:space="preserve"> 15% for loft insulation) are average expectations; actual performance could differ. Similarly, the model doesn’t simulate dynamic factors like thermal bridging, moisture, or actual heat pump performance variations. It uses static percentages and COP values, </w:t>
      </w:r>
      <w:r w:rsidRPr="005739FC">
        <w:lastRenderedPageBreak/>
        <w:t>meaning interactions between measures or diminishing returns are only approximated in a generic way (for example, the model might overestimate the combined saving of multiple measures slightly, or mis-estimate the new EPC rating, since it doesn’t perform a full SAP recalculation).</w:t>
      </w:r>
    </w:p>
    <w:p w14:paraId="4D1EB551" w14:textId="77777777" w:rsidR="003554DE" w:rsidRPr="005739FC" w:rsidRDefault="003554DE" w:rsidP="00A81D6B">
      <w:pPr>
        <w:pStyle w:val="ListParagraph"/>
      </w:pPr>
      <w:r w:rsidRPr="00A81D6B">
        <w:rPr>
          <w:b/>
          <w:bCs/>
        </w:rPr>
        <w:t>Uniform Cost and Performance Assumptions:</w:t>
      </w:r>
      <w:r w:rsidRPr="005739FC">
        <w:t xml:space="preserve"> The cost figures and performance assumptions are broad averages and do not account for heterogeneity between properties beyond a few basics (floor area, wall type). In reality, retrofit costs can vary widely – one house’s solid wall insulation might cost £8k while another’s could be £15k due to access issues or finishings. The model uses £10k or £14k as representative costs</w:t>
      </w:r>
      <w:hyperlink r:id="rId148" w:anchor="L172-L180">
        <w:r w:rsidRPr="005739FC">
          <w:rPr>
            <w:rStyle w:val="Hyperlink"/>
            <w:rFonts w:cs="Arial"/>
          </w:rPr>
          <w:t>[102]</w:t>
        </w:r>
      </w:hyperlink>
      <w:r w:rsidRPr="005739FC">
        <w:t>, but any given case could deviate. The same applies to heat pump performance (SCOP 3 is an assumption; some installations might achieve 2.5, others 3.5). We also assume all homes have a suitable location for a hot water cylinder and external unit, etc., which may not hold true universally (especially in space-constrained homes, though those issues are not represented in EPC data). Furthermore, the model doesn’t degrade performance over time or consider maintenance costs – it’s a one-time static calculation. Policymakers should consider these outputs as optimistic scenario projections under uniform conditions, rather than a guarantee of outcomes in every individual case.</w:t>
      </w:r>
    </w:p>
    <w:p w14:paraId="2E1EBB92" w14:textId="77777777" w:rsidR="003554DE" w:rsidRPr="005739FC" w:rsidRDefault="003554DE" w:rsidP="00A81D6B">
      <w:pPr>
        <w:pStyle w:val="ListParagraph"/>
      </w:pPr>
      <w:r w:rsidRPr="00A81D6B">
        <w:rPr>
          <w:b/>
          <w:bCs/>
        </w:rPr>
        <w:t xml:space="preserve">Exclusion of </w:t>
      </w:r>
      <w:proofErr w:type="spellStart"/>
      <w:r w:rsidRPr="00A81D6B">
        <w:rPr>
          <w:b/>
          <w:bCs/>
        </w:rPr>
        <w:t>Behavioral</w:t>
      </w:r>
      <w:proofErr w:type="spellEnd"/>
      <w:r w:rsidRPr="00A81D6B">
        <w:rPr>
          <w:b/>
          <w:bCs/>
        </w:rPr>
        <w:t xml:space="preserve"> and Comfort Effects:</w:t>
      </w:r>
      <w:r w:rsidRPr="005739FC">
        <w:t xml:space="preserve"> The methodology calculates savings based on reduced demand, but implicitly assumes that occupants’ comfort (e.g., indoor temperature) remains the same before and after. If a home is poorly insulated and barely heated before, installing insulation and a heat pump might lead the occupants to heat more rooms or for longer (since it becomes more affordable to do so), thus delivering less </w:t>
      </w:r>
      <w:r w:rsidRPr="005739FC">
        <w:rPr>
          <w:i/>
        </w:rPr>
        <w:t>actual</w:t>
      </w:r>
      <w:r w:rsidRPr="005739FC">
        <w:t xml:space="preserve"> energy saving than calculated. This rebound effect is not included in the model. The model also doesn’t consider any </w:t>
      </w:r>
      <w:proofErr w:type="spellStart"/>
      <w:r w:rsidRPr="005739FC">
        <w:t>behavior</w:t>
      </w:r>
      <w:proofErr w:type="spellEnd"/>
      <w:r w:rsidRPr="005739FC">
        <w:t xml:space="preserve"> change programs or smart controls – all savings are purely from physical measures. In reality, effectiveness of measures can be enhanced or undermined by occupant </w:t>
      </w:r>
      <w:proofErr w:type="spellStart"/>
      <w:r w:rsidRPr="005739FC">
        <w:t>behavior</w:t>
      </w:r>
      <w:proofErr w:type="spellEnd"/>
      <w:r w:rsidRPr="005739FC">
        <w:t>, which is outside the scope of this EPC-driven analysis.</w:t>
      </w:r>
    </w:p>
    <w:p w14:paraId="6C0E8D07" w14:textId="77777777" w:rsidR="003554DE" w:rsidRPr="005739FC" w:rsidRDefault="003554DE" w:rsidP="00A81D6B">
      <w:pPr>
        <w:pStyle w:val="ListParagraph"/>
      </w:pPr>
      <w:r w:rsidRPr="00A81D6B">
        <w:rPr>
          <w:b/>
          <w:bCs/>
        </w:rPr>
        <w:t>Static Economic Inputs:</w:t>
      </w:r>
      <w:r w:rsidRPr="005739FC">
        <w:t xml:space="preserve"> The analysis uses current energy prices and does a simple payback calculation. It does not account for future price trajectories, tariff reforms, or discount rates. In a real policy assessment, one might want to consider, for example, rising carbon prices or declining electricity grid carbon intensity. Here, we fixed prices at roughly 2025 levels (which include recent gas price spikes) and held them constant for payback estimation. This yields straightforward paybacks but may misrepresent long-term economics – e.g., if electricity prices fall or gas prices rise in the future, heat pump scenarios would become more economically </w:t>
      </w:r>
      <w:proofErr w:type="spellStart"/>
      <w:r w:rsidRPr="005739FC">
        <w:t>favorable</w:t>
      </w:r>
      <w:proofErr w:type="spellEnd"/>
      <w:r w:rsidRPr="005739FC">
        <w:t xml:space="preserve"> than our static analysis suggests. Conversely, if policy introduces new subsidies or changes (like heat network connection grants), the upfront costs could effectively be lower. None of these dynamics are captured; the appendix focuses on the intrinsic technical outcomes with everything else held equal.</w:t>
      </w:r>
    </w:p>
    <w:p w14:paraId="05454034" w14:textId="2BFF7ABD" w:rsidR="003554DE" w:rsidRPr="005739FC" w:rsidRDefault="003554DE" w:rsidP="00A81D6B">
      <w:pPr>
        <w:pStyle w:val="ListParagraph"/>
      </w:pPr>
      <w:r w:rsidRPr="00A81D6B">
        <w:rPr>
          <w:b/>
          <w:bCs/>
        </w:rPr>
        <w:lastRenderedPageBreak/>
        <w:t>Network and Infrastructure Constraints:</w:t>
      </w:r>
      <w:r w:rsidRPr="005739FC">
        <w:t xml:space="preserve"> The Heat Network scenario and flags are a high-level GIS filter; the model does </w:t>
      </w:r>
      <w:r w:rsidRPr="005739FC">
        <w:rPr>
          <w:i/>
        </w:rPr>
        <w:t>not</w:t>
      </w:r>
      <w:r w:rsidRPr="005739FC">
        <w:t xml:space="preserve"> simulate actual network engineering constraints. Being </w:t>
      </w:r>
      <w:r w:rsidR="005739FC">
        <w:t>“</w:t>
      </w:r>
      <w:r w:rsidRPr="005739FC">
        <w:t>250 m from a network</w:t>
      </w:r>
      <w:r w:rsidR="005739FC">
        <w:t>”</w:t>
      </w:r>
      <w:r w:rsidRPr="005739FC">
        <w:t xml:space="preserve"> doesn’t guarantee a connection is physically or economically feasible – there could be capacity limits, ground obstacles, or the network’s low-carbon source might be insufficient for expansion. The model assumes if you’re near or in a zone, you can connect. It also assumes unlimited capacity for installing heat pumps in all other areas (no grid constraints). In reality, simultaneous electrification of thousands of homes might be limited by electricity distribution network capacity, requiring upgrades not accounted for in cost. District heating, on the other hand, might not expand to all Tier 3 areas despite high heat density, due to planning or financial hurdles. These infrastructural and systemic factors are outside the model’s scope. The hybrid scenario’s simple split is illustrative but a real-world rollout would need more granular planning.</w:t>
      </w:r>
    </w:p>
    <w:p w14:paraId="4CBCCBB4" w14:textId="77777777" w:rsidR="003554DE" w:rsidRPr="005739FC" w:rsidRDefault="003554DE" w:rsidP="00A81D6B">
      <w:pPr>
        <w:pStyle w:val="ListParagraph"/>
      </w:pPr>
      <w:r w:rsidRPr="00A81D6B">
        <w:rPr>
          <w:b/>
          <w:bCs/>
        </w:rPr>
        <w:t>Geospatial Uncertainty:</w:t>
      </w:r>
      <w:r w:rsidRPr="005739FC">
        <w:t xml:space="preserve"> There is some imprecision in mapping properties to heat network data. We used postcode-level geocoding when exact coordinates weren’t available, which can introduce errors of several hundred meters in densely populated areas. Thus, a home might be marked </w:t>
      </w:r>
      <w:proofErr w:type="spellStart"/>
      <w:r w:rsidRPr="005739FC">
        <w:rPr>
          <w:rStyle w:val="VerbatimChar"/>
          <w:rFonts w:cs="Arial"/>
        </w:rPr>
        <w:t>hn_ready</w:t>
      </w:r>
      <w:proofErr w:type="spellEnd"/>
      <w:r w:rsidRPr="005739FC">
        <w:t xml:space="preserve"> (if its postcode centroid falls just inside a zone or distance threshold) when in fact it’s a bit farther away, or vice versa. Also, the heat density tiers were calculated on a grid aggregation of EPC demands – any errors in EPC energy (as noted above) or geocoding propagate into the tier classification. The Tier thresholds (5 GWh/km², etc.) are somewhat arbitrary and based on assumptions from the London Heat Map analysis; different threshold choices would change how many homes qualify as Tier 3 vs 4, for instance. We included all these columns so that analysts can identify which homes are borderline. One should treat the </w:t>
      </w:r>
      <w:proofErr w:type="spellStart"/>
      <w:r w:rsidRPr="005739FC">
        <w:rPr>
          <w:rStyle w:val="VerbatimChar"/>
          <w:rFonts w:cs="Arial"/>
        </w:rPr>
        <w:t>hn_ready</w:t>
      </w:r>
      <w:proofErr w:type="spellEnd"/>
      <w:r w:rsidRPr="005739FC">
        <w:t xml:space="preserve"> flag as an indicative guide rather than an absolute decision – local feasibility studies would be needed to refine these classifications.</w:t>
      </w:r>
    </w:p>
    <w:p w14:paraId="01DF96CE" w14:textId="77777777" w:rsidR="003554DE" w:rsidRPr="005739FC" w:rsidRDefault="003554DE" w:rsidP="00A81D6B">
      <w:pPr>
        <w:pStyle w:val="ListParagraph"/>
      </w:pPr>
      <w:r w:rsidRPr="00A81D6B">
        <w:rPr>
          <w:b/>
          <w:bCs/>
        </w:rPr>
        <w:t>Scope of Measures:</w:t>
      </w:r>
      <w:r w:rsidRPr="005739FC">
        <w:t xml:space="preserve"> The scenarios exclude certain potential measures and nuances. Notably, we focus on fabric and main heating systems; we did not model the addition of solar PV or other microgeneration, which could also improve EPC ratings and reduce bills. We also did not include any on-site generation or ventilation upgrades. The cost assumptions similarly do not include potential economies of scale or any overheads (transaction costs, program administration costs, etc.). If a scenario were implemented as a policy, real-world costs could be higher or lower depending on how the work is procured (bulk programs might lower unit costs, whereas scattered single installs might be pricier). These considerations are beyond the modelling here but are relevant for translating these findings into policy or investment plans.</w:t>
      </w:r>
    </w:p>
    <w:p w14:paraId="79A90B37" w14:textId="77777777" w:rsidR="003554DE" w:rsidRDefault="003554DE" w:rsidP="005739FC">
      <w:r w:rsidRPr="005739FC">
        <w:t xml:space="preserve">In conclusion, this EPC-based scenario modelling provides a consistent framework to compare retrofit pathways for a large housing stock using available data. It ensures that assumptions are transparent and uniformly applied. However, due to the highlighted </w:t>
      </w:r>
      <w:r w:rsidRPr="005739FC">
        <w:lastRenderedPageBreak/>
        <w:t>limitations, the results should be used with caution. They are most useful for strategic insights (e.g., relative differences between scenarios, identification of broad segments of homes that need extra measures or are ready for certain technologies) rather than exact predictions. Policymakers and stakeholders can combine this analysis with on-the-ground data and engineering studies to refine and implement the most promising pathways identified here. The methodology prioritizes full transparency over complexity, aligning with the project’s goal of creating an audit trail for decisions – every input and rule can be traced (as documented above), facilitating informed discussions about how changing an assumption would impact outcomes. This approach ultimately supports evidence-based planning for heat decarbonisation, while</w:t>
      </w:r>
      <w:r>
        <w:t xml:space="preserve"> acknowledging the inherent uncertainties in </w:t>
      </w:r>
      <w:proofErr w:type="spellStart"/>
      <w:r>
        <w:t>modeling</w:t>
      </w:r>
      <w:proofErr w:type="spellEnd"/>
      <w:r>
        <w:t xml:space="preserve"> a transition of this scale.</w:t>
      </w:r>
      <w:bookmarkEnd w:id="317"/>
      <w:bookmarkEnd w:id="318"/>
    </w:p>
    <w:p w14:paraId="2EF5F2F3" w14:textId="77777777" w:rsidR="00853D6D" w:rsidRDefault="00853D6D" w:rsidP="005739FC"/>
    <w:p w14:paraId="4975AD5E" w14:textId="7D91F395" w:rsidR="00853D6D" w:rsidRDefault="00F57FB5" w:rsidP="00F57FB5">
      <w:pPr>
        <w:pStyle w:val="Caption"/>
      </w:pPr>
      <w:r>
        <w:t xml:space="preserve">The </w:t>
      </w:r>
      <w:proofErr w:type="spellStart"/>
      <w:r>
        <w:t>Github</w:t>
      </w:r>
      <w:proofErr w:type="spellEnd"/>
      <w:r>
        <w:t xml:space="preserve"> Repository for this analysis is publicly available at: </w:t>
      </w:r>
      <w:hyperlink r:id="rId149" w:history="1">
        <w:r w:rsidR="004C294C" w:rsidRPr="003F3176">
          <w:rPr>
            <w:rStyle w:val="Hyperlink"/>
          </w:rPr>
          <w:t>https://github.com/ADEData-Lab/HeatStreet.git</w:t>
        </w:r>
      </w:hyperlink>
    </w:p>
    <w:p w14:paraId="08B7D0F8" w14:textId="77777777" w:rsidR="00DC12B0" w:rsidRDefault="00DC12B0" w:rsidP="004C294C">
      <w:pPr>
        <w:sectPr w:rsidR="00DC12B0" w:rsidSect="00330282">
          <w:pgSz w:w="11906" w:h="16838" w:code="9"/>
          <w:pgMar w:top="1440" w:right="1440" w:bottom="1440" w:left="1440" w:header="720" w:footer="720" w:gutter="0"/>
          <w:cols w:space="720"/>
          <w:docGrid w:linePitch="360"/>
        </w:sectPr>
      </w:pPr>
    </w:p>
    <w:p w14:paraId="0175362F" w14:textId="51396CF5" w:rsidR="004C294C" w:rsidRDefault="00DC12B0" w:rsidP="00DC12B0">
      <w:pPr>
        <w:pStyle w:val="Appendix1"/>
      </w:pPr>
      <w:r>
        <w:lastRenderedPageBreak/>
        <w:t>References</w:t>
      </w:r>
    </w:p>
    <w:p w14:paraId="320BAF4A" w14:textId="77777777" w:rsidR="008B0025" w:rsidRPr="008B0025" w:rsidRDefault="008B0025" w:rsidP="008B0025">
      <w:r>
        <w:fldChar w:fldCharType="begin"/>
      </w:r>
      <w:r w:rsidRPr="00167C0B">
        <w:rPr>
          <w:lang w:val="da-DK"/>
        </w:rPr>
        <w:instrText xml:space="preserve"> ADDIN ZOTERO_BIBL {"uncited":[],"omitted":[],"custom":[]} CSL_BIBLIOGRAPHY </w:instrText>
      </w:r>
      <w:r>
        <w:fldChar w:fldCharType="separate"/>
      </w:r>
      <w:r w:rsidRPr="00167C0B">
        <w:rPr>
          <w:lang w:val="da-DK"/>
        </w:rPr>
        <w:t xml:space="preserve">Anderson, B.B. </w:t>
      </w:r>
      <w:r w:rsidRPr="00167C0B">
        <w:rPr>
          <w:i/>
          <w:iCs/>
          <w:lang w:val="da-DK"/>
        </w:rPr>
        <w:t>et al.</w:t>
      </w:r>
      <w:r w:rsidRPr="00167C0B">
        <w:rPr>
          <w:lang w:val="da-DK"/>
        </w:rPr>
        <w:t xml:space="preserve"> </w:t>
      </w:r>
      <w:r w:rsidRPr="008B0025">
        <w:t>(1985) ‘BREDEM - BRE domestic energy model: background, philosophy and description’. Available at: https://www.osti.gov/etdeweb/biblio/5759667 (Accessed: 1 December 2025).</w:t>
      </w:r>
    </w:p>
    <w:p w14:paraId="0550708B" w14:textId="77777777" w:rsidR="008B0025" w:rsidRPr="008B0025" w:rsidRDefault="008B0025" w:rsidP="008B0025">
      <w:r w:rsidRPr="008B0025">
        <w:t xml:space="preserve">BEIS (2021) </w:t>
      </w:r>
      <w:r w:rsidRPr="008B0025">
        <w:rPr>
          <w:i/>
          <w:iCs/>
        </w:rPr>
        <w:t>Cost-Optimal Domestic Electrification (CODE)</w:t>
      </w:r>
      <w:r w:rsidRPr="008B0025">
        <w:t>.</w:t>
      </w:r>
    </w:p>
    <w:p w14:paraId="79FA42FC" w14:textId="77777777" w:rsidR="008B0025" w:rsidRPr="008B0025" w:rsidRDefault="008B0025" w:rsidP="008B0025">
      <w:r w:rsidRPr="008B0025">
        <w:t xml:space="preserve">BRE (2021) </w:t>
      </w:r>
      <w:r w:rsidRPr="008B0025">
        <w:rPr>
          <w:i/>
          <w:iCs/>
        </w:rPr>
        <w:t>The Government’s Standard Assessment Procedure for Energy Rating of Dwellings</w:t>
      </w:r>
      <w:r w:rsidRPr="008B0025">
        <w:t>. SAP version 10.2. Available at: https://files.bregroup.com/SAP/SAP%2010.2%20-%2017-12-2021.pdf (Accessed: 1 December 2025).</w:t>
      </w:r>
    </w:p>
    <w:p w14:paraId="10E8AA1F" w14:textId="77777777" w:rsidR="008B0025" w:rsidRPr="008B0025" w:rsidRDefault="008B0025" w:rsidP="008B0025">
      <w:r w:rsidRPr="008B0025">
        <w:t xml:space="preserve">BRE (2024) </w:t>
      </w:r>
      <w:r w:rsidRPr="008B0025">
        <w:rPr>
          <w:i/>
          <w:iCs/>
        </w:rPr>
        <w:t>Energy Performance Certificates: Enabling Home Energy Transition</w:t>
      </w:r>
      <w:r w:rsidRPr="008B0025">
        <w:t>. Available at: https://bregroup.com/documents/d/bre-group/bre_energy_performance_certificates_enabling_home_energy_transition_jan_24 (Accessed: 1 December 2025).</w:t>
      </w:r>
    </w:p>
    <w:p w14:paraId="48D32261" w14:textId="77777777" w:rsidR="008B0025" w:rsidRPr="008B0025" w:rsidRDefault="008B0025" w:rsidP="008B0025">
      <w:r w:rsidRPr="008B0025">
        <w:t xml:space="preserve">Crawley, J. </w:t>
      </w:r>
      <w:r w:rsidRPr="008B0025">
        <w:rPr>
          <w:i/>
          <w:iCs/>
        </w:rPr>
        <w:t>et al.</w:t>
      </w:r>
      <w:r w:rsidRPr="008B0025">
        <w:t xml:space="preserve"> (2019) ‘Quantifying the Measurement Error on England and Wales EPC Ratings’, </w:t>
      </w:r>
      <w:r w:rsidRPr="008B0025">
        <w:rPr>
          <w:i/>
          <w:iCs/>
        </w:rPr>
        <w:t>Energies</w:t>
      </w:r>
      <w:r w:rsidRPr="008B0025">
        <w:t>, 12(18), p. 3523. Available at: https://doi.org/10.3390/en12183523.</w:t>
      </w:r>
    </w:p>
    <w:p w14:paraId="66DAC924" w14:textId="77777777" w:rsidR="008B0025" w:rsidRPr="008B0025" w:rsidRDefault="008B0025" w:rsidP="008B0025">
      <w:r w:rsidRPr="008B0025">
        <w:t xml:space="preserve">Dixon, L. (2024) ‘Which? says EPCs can be “riddled with inaccuracies”’, </w:t>
      </w:r>
      <w:r w:rsidRPr="008B0025">
        <w:rPr>
          <w:i/>
          <w:iCs/>
        </w:rPr>
        <w:t>elemental</w:t>
      </w:r>
      <w:r w:rsidRPr="008B0025">
        <w:t>, 20 June. Available at: https://elementallondon.show/news/energy/which-says-epcs-can-be-riddled-with-inaccuracies/ (Accessed: 2 December 2025).</w:t>
      </w:r>
    </w:p>
    <w:p w14:paraId="7263451D" w14:textId="77777777" w:rsidR="008B0025" w:rsidRPr="008B0025" w:rsidRDefault="008B0025" w:rsidP="008B0025">
      <w:r w:rsidRPr="008B0025">
        <w:t>Elmhurst Energy (2025) ‘Scottish Government Sets 2026 Date for EPC Reform Implementation - Elmhurst Energy’, 10 October. Available at: https://www.elmhurstenergy.co.uk/blog/2025/10/10/scottish-government-sets-2026-date-for-epc-reform-implementation/ (Accessed: 1 December 2025).</w:t>
      </w:r>
    </w:p>
    <w:p w14:paraId="655F5DF9" w14:textId="77777777" w:rsidR="008B0025" w:rsidRPr="008B0025" w:rsidRDefault="008B0025" w:rsidP="008B0025">
      <w:r w:rsidRPr="008B0025">
        <w:t>Elmhurst Energy (no date) ‘Minimum Energy Efficiency Standards’. Available at: https://www.elmhurstenergy.co.uk/minimum-energy-efficiency-standards-mees-for-landlords/ (Accessed: 1 December 2025).</w:t>
      </w:r>
    </w:p>
    <w:p w14:paraId="16A4FDCA" w14:textId="77777777" w:rsidR="008B0025" w:rsidRPr="008B0025" w:rsidRDefault="008B0025" w:rsidP="008B0025">
      <w:r w:rsidRPr="008B0025">
        <w:t xml:space="preserve">Energy Saving Trust (2025) ‘Home insulation to reduce home heat loss’, </w:t>
      </w:r>
      <w:r w:rsidRPr="008B0025">
        <w:rPr>
          <w:i/>
          <w:iCs/>
        </w:rPr>
        <w:t>Energy Saving Trust</w:t>
      </w:r>
      <w:r w:rsidRPr="008B0025">
        <w:t>, 3 November. Available at: https://energysavingtrust.org.uk/energy-at-home/reducing-home-heat-loss/ (Accessed: 17 December 2025).</w:t>
      </w:r>
    </w:p>
    <w:p w14:paraId="52A8EA2D" w14:textId="77777777" w:rsidR="008B0025" w:rsidRPr="008B0025" w:rsidRDefault="008B0025" w:rsidP="008B0025">
      <w:r w:rsidRPr="008B0025">
        <w:t xml:space="preserve">Energy UK (2024) </w:t>
      </w:r>
      <w:r w:rsidRPr="008B0025">
        <w:rPr>
          <w:i/>
          <w:iCs/>
        </w:rPr>
        <w:t>Clean Heat Financing the transition</w:t>
      </w:r>
      <w:r w:rsidRPr="008B0025">
        <w:t>. Available at: https://www.energy-uk.org.uk/wp-content/uploads/2025/08/Energy-UK-Clean-Heat-Financing-the-transition.pdf (Accessed: 2 December 2025).</w:t>
      </w:r>
    </w:p>
    <w:p w14:paraId="352C983D" w14:textId="77777777" w:rsidR="008B0025" w:rsidRPr="008B0025" w:rsidRDefault="008B0025" w:rsidP="008B0025">
      <w:r w:rsidRPr="008B0025">
        <w:t xml:space="preserve">European Commission (2010) </w:t>
      </w:r>
      <w:r w:rsidRPr="008B0025">
        <w:rPr>
          <w:i/>
          <w:iCs/>
        </w:rPr>
        <w:t>Energy Performance of Buildings Directive</w:t>
      </w:r>
      <w:r w:rsidRPr="008B0025">
        <w:t>. Available at: https://energy.ec.europa.eu/topics/energy-efficiency/energy-performance-buildings/energy-performance-buildings-directive_en.</w:t>
      </w:r>
    </w:p>
    <w:p w14:paraId="0AD9387A" w14:textId="77777777" w:rsidR="008B0025" w:rsidRPr="008B0025" w:rsidRDefault="008B0025" w:rsidP="008B0025">
      <w:r w:rsidRPr="008B0025">
        <w:t xml:space="preserve">Few, J. </w:t>
      </w:r>
      <w:r w:rsidRPr="008B0025">
        <w:rPr>
          <w:i/>
          <w:iCs/>
        </w:rPr>
        <w:t>et al.</w:t>
      </w:r>
      <w:r w:rsidRPr="008B0025">
        <w:t xml:space="preserve"> (2023) ‘The over-prediction of energy use by EPCs in Great Britain: A comparison of EPC-modelled and metered primary energy use intensity’, </w:t>
      </w:r>
      <w:r w:rsidRPr="008B0025">
        <w:rPr>
          <w:i/>
          <w:iCs/>
        </w:rPr>
        <w:t>Energy and Buildings</w:t>
      </w:r>
      <w:r w:rsidRPr="008B0025">
        <w:t>, 288, p. 113024. Available at: https://doi.org/10.1016/j.enbuild.2023.113024.</w:t>
      </w:r>
    </w:p>
    <w:p w14:paraId="4A584B67" w14:textId="77777777" w:rsidR="008B0025" w:rsidRPr="008B0025" w:rsidRDefault="008B0025" w:rsidP="008B0025">
      <w:r w:rsidRPr="008B0025">
        <w:t xml:space="preserve">Galvin, R. (2014) ‘Making the “rebound effect” more useful for performance evaluation of thermal retrofits of existing homes: Defining the “energy savings deficit” and the “energy performance gap”’, </w:t>
      </w:r>
      <w:r w:rsidRPr="008B0025">
        <w:rPr>
          <w:i/>
          <w:iCs/>
        </w:rPr>
        <w:t>Energy and Buildings</w:t>
      </w:r>
      <w:r w:rsidRPr="008B0025">
        <w:t>, 69, pp. 515–524. Available at: https://doi.org/10.1016/j.enbuild.2013.11.004.</w:t>
      </w:r>
    </w:p>
    <w:p w14:paraId="38519944" w14:textId="77777777" w:rsidR="008B0025" w:rsidRPr="008B0025" w:rsidRDefault="008B0025" w:rsidP="008B0025">
      <w:r w:rsidRPr="008B0025">
        <w:lastRenderedPageBreak/>
        <w:t xml:space="preserve">Hardy, A. and Glew, D. (2019) ‘An analysis of errors in the Energy Performance certificate database’, </w:t>
      </w:r>
      <w:r w:rsidRPr="008B0025">
        <w:rPr>
          <w:i/>
          <w:iCs/>
        </w:rPr>
        <w:t>Energy Policy</w:t>
      </w:r>
      <w:r w:rsidRPr="008B0025">
        <w:t>, 129, pp. 1168–1178. Available at: https://doi.org/10.1016/j.enpol.2019.03.022.</w:t>
      </w:r>
    </w:p>
    <w:p w14:paraId="2D71A04B" w14:textId="77777777" w:rsidR="008B0025" w:rsidRPr="008B0025" w:rsidRDefault="008B0025" w:rsidP="008B0025">
      <w:r w:rsidRPr="008B0025">
        <w:t xml:space="preserve">Heat Pump Association (2020) </w:t>
      </w:r>
      <w:r w:rsidRPr="008B0025">
        <w:rPr>
          <w:i/>
          <w:iCs/>
        </w:rPr>
        <w:t>Retrofitting Homes For Net Zero Heating</w:t>
      </w:r>
      <w:r w:rsidRPr="008B0025">
        <w:t>. Available at: https://www.heatpumps.org.uk/wp-content/uploads/2020/11/HPA-Retrofitting-Homes-For-Net-Zero-Heating-Final.pdf (Accessed: 1 December 2025).</w:t>
      </w:r>
    </w:p>
    <w:p w14:paraId="7B1F27DF" w14:textId="77777777" w:rsidR="008B0025" w:rsidRPr="008B0025" w:rsidRDefault="008B0025" w:rsidP="008B0025">
      <w:r w:rsidRPr="008B0025">
        <w:t xml:space="preserve">HM Treasury (2022) </w:t>
      </w:r>
      <w:r w:rsidRPr="008B0025">
        <w:rPr>
          <w:i/>
          <w:iCs/>
        </w:rPr>
        <w:t>The Green Book: Central Government Guidance on Appraisal and Evaluation</w:t>
      </w:r>
      <w:r w:rsidRPr="008B0025">
        <w:t>. [Updated edition]. United Kingdom: HM Treasury.</w:t>
      </w:r>
    </w:p>
    <w:p w14:paraId="754992EA" w14:textId="77777777" w:rsidR="008B0025" w:rsidRPr="008B0025" w:rsidRDefault="008B0025" w:rsidP="008B0025">
      <w:r w:rsidRPr="008B0025">
        <w:t xml:space="preserve">Jenkins, D., Simpson, S. and Peacock, A. (2017) ‘Investigating the consistency and quality of EPC ratings and assessments’, </w:t>
      </w:r>
      <w:r w:rsidRPr="008B0025">
        <w:rPr>
          <w:i/>
          <w:iCs/>
        </w:rPr>
        <w:t>Energy</w:t>
      </w:r>
      <w:r w:rsidRPr="008B0025">
        <w:t>, 138, pp. 480–489. Available at: https://doi.org/10.1016/j.energy.2017.07.105.</w:t>
      </w:r>
    </w:p>
    <w:p w14:paraId="2296136B" w14:textId="77777777" w:rsidR="008B0025" w:rsidRPr="008B0025" w:rsidRDefault="008B0025" w:rsidP="008B0025">
      <w:r w:rsidRPr="008B0025">
        <w:t xml:space="preserve">Jensen, J.O., Jensen, O.M. and Kragh, J. (2025) ‘Do Historic Buildings Have Poor Energy Performance, and Will Energy Optimization Compromise Their Historic Values? A Study of Danish Apartment Buildings’, </w:t>
      </w:r>
      <w:r w:rsidRPr="008B0025">
        <w:rPr>
          <w:i/>
          <w:iCs/>
        </w:rPr>
        <w:t>Heritage</w:t>
      </w:r>
      <w:r w:rsidRPr="008B0025">
        <w:t>, 8(9), p. 389. Available at: https://doi.org/10.3390/heritage8090389.</w:t>
      </w:r>
    </w:p>
    <w:p w14:paraId="7273C5D0" w14:textId="77777777" w:rsidR="008B0025" w:rsidRPr="008B0025" w:rsidRDefault="008B0025" w:rsidP="008B0025">
      <w:r w:rsidRPr="008B0025">
        <w:t xml:space="preserve">National Audit Office (2016) </w:t>
      </w:r>
      <w:r w:rsidRPr="008B0025">
        <w:rPr>
          <w:i/>
          <w:iCs/>
        </w:rPr>
        <w:t>Green Deal and Energy Company Obligation</w:t>
      </w:r>
      <w:r w:rsidRPr="008B0025">
        <w:t>. National Audit Office, UK. Available at: https://www.nao.org.uk/wp-content/uploads/2016/04/Green-Deal-and-Energy-Company-Obligation.pdf.</w:t>
      </w:r>
    </w:p>
    <w:p w14:paraId="5E78A383" w14:textId="77777777" w:rsidR="008B0025" w:rsidRPr="008B0025" w:rsidRDefault="008B0025" w:rsidP="008B0025">
      <w:r w:rsidRPr="008B0025">
        <w:t xml:space="preserve">Ofgem (2024) </w:t>
      </w:r>
      <w:r w:rsidRPr="008B0025">
        <w:rPr>
          <w:i/>
          <w:iCs/>
        </w:rPr>
        <w:t>Changes to energy price cap between 1 October to 31 December 2024</w:t>
      </w:r>
      <w:r w:rsidRPr="008B0025">
        <w:t>. Available at: https://www.ofgem.gov.uk/news/changes-energy-price-cap-between-1-october-31-december-2024 (Accessed: 20 November 2025).</w:t>
      </w:r>
    </w:p>
    <w:p w14:paraId="5525C89B" w14:textId="77777777" w:rsidR="008B0025" w:rsidRPr="008B0025" w:rsidRDefault="008B0025" w:rsidP="008B0025">
      <w:r w:rsidRPr="008B0025">
        <w:t xml:space="preserve">Ofgem (2025) </w:t>
      </w:r>
      <w:r w:rsidRPr="008B0025">
        <w:rPr>
          <w:i/>
          <w:iCs/>
        </w:rPr>
        <w:t>Boiler Upgrade Scheme (BUS)</w:t>
      </w:r>
      <w:r w:rsidRPr="008B0025">
        <w:t xml:space="preserve">, </w:t>
      </w:r>
      <w:r w:rsidRPr="008B0025">
        <w:rPr>
          <w:i/>
          <w:iCs/>
        </w:rPr>
        <w:t>Boiler Upgrade Scheme (BUS)</w:t>
      </w:r>
      <w:r w:rsidRPr="008B0025">
        <w:t>. Available at: https://www.ofgem.gov.uk/environmental-and-social-schemes/boiler-upgrade-scheme-bus (Accessed: 20 November 2025).</w:t>
      </w:r>
    </w:p>
    <w:p w14:paraId="258DD15B" w14:textId="77777777" w:rsidR="008B0025" w:rsidRPr="008B0025" w:rsidRDefault="008B0025" w:rsidP="008B0025">
      <w:r w:rsidRPr="008B0025">
        <w:t xml:space="preserve">Rose, J. and Engelund Thomsen, K. (2021) ‘Comprehensive energy renovation of two Danish heritage buildings within IEA SHC Task 59’, </w:t>
      </w:r>
      <w:r w:rsidRPr="008B0025">
        <w:rPr>
          <w:i/>
          <w:iCs/>
        </w:rPr>
        <w:t>IOP Conference Series: Earth and Environmental Science</w:t>
      </w:r>
      <w:r w:rsidRPr="008B0025">
        <w:t>, 863(1), p. 012039. Available at: https://doi.org/10.1088/1755-1315/863/1/012039.</w:t>
      </w:r>
    </w:p>
    <w:p w14:paraId="4CA54AE0" w14:textId="77777777" w:rsidR="008B0025" w:rsidRPr="008B0025" w:rsidRDefault="008B0025" w:rsidP="008B0025">
      <w:r w:rsidRPr="008B0025">
        <w:t xml:space="preserve">Sai (2025) ‘Everything You Need to Know About the Energy Performance of Buildings Directive’, </w:t>
      </w:r>
      <w:r w:rsidRPr="008B0025">
        <w:rPr>
          <w:i/>
          <w:iCs/>
        </w:rPr>
        <w:t>Ecochain LCA Software</w:t>
      </w:r>
      <w:r w:rsidRPr="008B0025">
        <w:t>, 4 August. Available at: https://ecochain.com/blog/energy-performance-of-buildings-directive/ (Accessed: 1 December 2025).</w:t>
      </w:r>
    </w:p>
    <w:p w14:paraId="7C3663C4" w14:textId="77777777" w:rsidR="008B0025" w:rsidRPr="008B0025" w:rsidRDefault="008B0025" w:rsidP="008B0025">
      <w:r w:rsidRPr="008B0025">
        <w:t xml:space="preserve">Sunikka-Blank, M. and Galvin, R. (2012) ‘Introducing the prebound effect: the gap between performance and actual energy consumption’, </w:t>
      </w:r>
      <w:r w:rsidRPr="008B0025">
        <w:rPr>
          <w:i/>
          <w:iCs/>
        </w:rPr>
        <w:t>Building Research &amp; Information</w:t>
      </w:r>
      <w:r w:rsidRPr="008B0025">
        <w:t>, 40(3), pp. 260–273. Available at: https://doi.org/10.1080/09613218.2012.690952.</w:t>
      </w:r>
    </w:p>
    <w:p w14:paraId="4D9E41BA" w14:textId="77777777" w:rsidR="008B0025" w:rsidRPr="008B0025" w:rsidRDefault="008B0025" w:rsidP="008B0025">
      <w:r w:rsidRPr="008B0025">
        <w:t>The Quantum Group (2025) ‘Retrofitting an Air Source Heat Pump for UK Homes – The Quantum Group’. Available at: https://thequantumgroup.uk.com/retrofitting-air-source-heat-pump/ (Accessed: 1 December 2025).</w:t>
      </w:r>
    </w:p>
    <w:p w14:paraId="15047BCB" w14:textId="057E1D90" w:rsidR="00DC12B0" w:rsidRPr="004C294C" w:rsidRDefault="008B0025" w:rsidP="008B0025">
      <w:r>
        <w:fldChar w:fldCharType="end"/>
      </w:r>
    </w:p>
    <w:sectPr w:rsidR="00DC12B0" w:rsidRPr="004C294C" w:rsidSect="00330282">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Pil Krogh Tygesen" w:date="2026-01-06T08:57:00Z" w:initials="PKT">
    <w:p w14:paraId="152D1544" w14:textId="6CF7BDCF" w:rsidR="00F80EC9" w:rsidRDefault="00F80EC9">
      <w:pPr>
        <w:pStyle w:val="CommentText"/>
      </w:pPr>
      <w:r>
        <w:rPr>
          <w:rStyle w:val="CommentReference"/>
        </w:rPr>
        <w:annotationRef/>
      </w:r>
      <w:r>
        <w:t>?</w:t>
      </w:r>
    </w:p>
  </w:comment>
  <w:comment w:id="10" w:author="Pil Krogh Tygesen" w:date="2026-01-06T08:59:00Z" w:initials="PKT">
    <w:p w14:paraId="325E98AA" w14:textId="0FB4A025" w:rsidR="00F80EC9" w:rsidRDefault="00F80EC9">
      <w:pPr>
        <w:pStyle w:val="CommentText"/>
      </w:pPr>
      <w:r>
        <w:rPr>
          <w:rStyle w:val="CommentReference"/>
        </w:rPr>
        <w:annotationRef/>
      </w:r>
      <w:r>
        <w:t>Add a single sentence about domestic heating being a major challenge in reaching net zero</w:t>
      </w:r>
    </w:p>
  </w:comment>
  <w:comment w:id="12" w:author="Pil Krogh Tygesen" w:date="2026-01-06T08:58:00Z" w:initials="PKT">
    <w:p w14:paraId="62F6D537" w14:textId="77777777" w:rsidR="00F80EC9" w:rsidRDefault="00F80EC9">
      <w:pPr>
        <w:pStyle w:val="CommentText"/>
      </w:pPr>
      <w:r>
        <w:rPr>
          <w:rStyle w:val="CommentReference"/>
        </w:rPr>
        <w:annotationRef/>
      </w:r>
      <w:r>
        <w:t>Needs rewording. This is internal project management lingo</w:t>
      </w:r>
    </w:p>
    <w:p w14:paraId="2BB25F4A" w14:textId="39CC055F" w:rsidR="00F80EC9" w:rsidRDefault="00F80EC9">
      <w:pPr>
        <w:pStyle w:val="CommentText"/>
      </w:pPr>
    </w:p>
  </w:comment>
  <w:comment w:id="17" w:author="Pil Krogh Tygesen" w:date="2026-01-06T09:01:00Z" w:initials="PKT">
    <w:p w14:paraId="1F706656" w14:textId="7CE80F86" w:rsidR="00F80EC9" w:rsidRDefault="00F80EC9">
      <w:pPr>
        <w:pStyle w:val="CommentText"/>
      </w:pPr>
      <w:r>
        <w:rPr>
          <w:rStyle w:val="CommentReference"/>
        </w:rPr>
        <w:annotationRef/>
      </w:r>
      <w:r>
        <w:t>Please can we add a paragraph in sentences to explain the findings showcased in the box?</w:t>
      </w:r>
    </w:p>
  </w:comment>
  <w:comment w:id="18" w:author="Louis Liengaard" w:date="2025-12-17T13:01:00Z" w:initials="LL">
    <w:p w14:paraId="1F414876" w14:textId="25A81F63" w:rsidR="009D3582" w:rsidRDefault="009D3582">
      <w:pPr>
        <w:pStyle w:val="CommentText"/>
      </w:pPr>
      <w:r>
        <w:rPr>
          <w:rStyle w:val="CommentReference"/>
        </w:rPr>
        <w:annotationRef/>
      </w:r>
      <w:r>
        <w:t>How many have district heating?</w:t>
      </w:r>
    </w:p>
  </w:comment>
  <w:comment w:id="19" w:author="Kieran Sinclair" w:date="2025-12-17T14:18:00Z" w:initials="KS">
    <w:p w14:paraId="66837BFC" w14:textId="2898DD46" w:rsidR="00DA1C1E" w:rsidRDefault="00DA1C1E">
      <w:pPr>
        <w:pStyle w:val="CommentText"/>
      </w:pPr>
      <w:r>
        <w:rPr>
          <w:rStyle w:val="CommentReference"/>
        </w:rPr>
        <w:annotationRef/>
      </w:r>
      <w:r>
        <w:t>I don’t know if that data is available. Probably less than 5% though.</w:t>
      </w:r>
    </w:p>
  </w:comment>
  <w:comment w:id="20" w:author="To Quyen Borggreen Hoang" w:date="2025-12-17T13:29:00Z" w:initials="TQBH">
    <w:p w14:paraId="6D7A53A7" w14:textId="3D9A1F11" w:rsidR="00286C21" w:rsidRDefault="00286C21">
      <w:pPr>
        <w:pStyle w:val="CommentText"/>
      </w:pPr>
      <w:r>
        <w:rPr>
          <w:rStyle w:val="CommentReference"/>
        </w:rPr>
        <w:annotationRef/>
      </w:r>
      <w:r>
        <w:t>Primary energy or final energy?</w:t>
      </w:r>
    </w:p>
  </w:comment>
  <w:comment w:id="25" w:author="To Quyen Borggreen Hoang" w:date="2025-12-17T15:28:00Z" w:initials="TQBH">
    <w:p w14:paraId="090DF796" w14:textId="313BCCDF" w:rsidR="00FB5AE0" w:rsidRDefault="00FB5AE0">
      <w:pPr>
        <w:pStyle w:val="CommentText"/>
      </w:pPr>
      <w:r>
        <w:rPr>
          <w:rStyle w:val="CommentReference"/>
        </w:rPr>
        <w:annotationRef/>
      </w:r>
      <w:r>
        <w:t>How are the numbers for cavity walls?</w:t>
      </w:r>
    </w:p>
  </w:comment>
  <w:comment w:id="26" w:author="To Quyen Borggreen Hoang" w:date="2025-12-17T14:44:00Z" w:initials="TQBH">
    <w:p w14:paraId="27338C83" w14:textId="4E7F4AFD" w:rsidR="00100360" w:rsidRDefault="00100360">
      <w:pPr>
        <w:pStyle w:val="CommentText"/>
      </w:pPr>
      <w:r>
        <w:rPr>
          <w:rStyle w:val="CommentReference"/>
        </w:rPr>
        <w:annotationRef/>
      </w:r>
      <w:r>
        <w:t>Related to Louis’ comment</w:t>
      </w:r>
      <w:r w:rsidR="00FB5AE0">
        <w:t xml:space="preserve"> below</w:t>
      </w:r>
      <w:r>
        <w:t xml:space="preserve"> – elaborate that this is the case for the current energy performance of the buildings. This number will decrease if one of more measures (insulation or glazing) are renovated</w:t>
      </w:r>
    </w:p>
  </w:comment>
  <w:comment w:id="32" w:author="Louis Liengaard" w:date="2025-12-17T12:36:00Z" w:initials="LL">
    <w:p w14:paraId="0897D3DE" w14:textId="6E593729" w:rsidR="00936929" w:rsidRDefault="00936929" w:rsidP="00936929">
      <w:pPr>
        <w:pStyle w:val="CommentText"/>
      </w:pPr>
      <w:r>
        <w:rPr>
          <w:rStyle w:val="CommentReference"/>
        </w:rPr>
        <w:annotationRef/>
      </w:r>
      <w:r>
        <w:t>How can 25% be re</w:t>
      </w:r>
      <w:r w:rsidR="00462880">
        <w:t xml:space="preserve">    </w:t>
      </w:r>
      <w:proofErr w:type="spellStart"/>
      <w:r>
        <w:t>ady</w:t>
      </w:r>
      <w:proofErr w:type="spellEnd"/>
      <w:r>
        <w:t xml:space="preserve"> now, if 96% need radiator upsizing? A </w:t>
      </w:r>
      <w:proofErr w:type="gramStart"/>
      <w:r>
        <w:t>radiators</w:t>
      </w:r>
      <w:proofErr w:type="gramEnd"/>
      <w:r>
        <w:t xml:space="preserve"> included in the mean cost? </w:t>
      </w:r>
    </w:p>
    <w:p w14:paraId="1625DD37" w14:textId="43A78FEA" w:rsidR="00936929" w:rsidRDefault="00936929" w:rsidP="00936929">
      <w:pPr>
        <w:pStyle w:val="CommentText"/>
      </w:pPr>
      <w:r>
        <w:t>This could use a small elaboration here and in section 4 (HP readiness tiers)</w:t>
      </w:r>
    </w:p>
  </w:comment>
  <w:comment w:id="31" w:author="Louis Liengaard" w:date="2025-12-17T12:36:00Z" w:initials="LL">
    <w:p w14:paraId="1BE4EE90" w14:textId="77777777" w:rsidR="00936929" w:rsidRDefault="00936929" w:rsidP="00936929">
      <w:pPr>
        <w:pStyle w:val="CommentText"/>
      </w:pPr>
      <w:r>
        <w:rPr>
          <w:rStyle w:val="CommentReference"/>
        </w:rPr>
        <w:annotationRef/>
      </w:r>
      <w:r>
        <w:t xml:space="preserve">How can 25% be ready now, if 96% need radiator upsizing? A </w:t>
      </w:r>
      <w:proofErr w:type="gramStart"/>
      <w:r>
        <w:t>radiators</w:t>
      </w:r>
      <w:proofErr w:type="gramEnd"/>
      <w:r>
        <w:t xml:space="preserve"> included in the mean cost? </w:t>
      </w:r>
    </w:p>
    <w:p w14:paraId="38A0CE20" w14:textId="77777777" w:rsidR="00936929" w:rsidRDefault="00936929" w:rsidP="00936929">
      <w:pPr>
        <w:pStyle w:val="CommentText"/>
      </w:pPr>
      <w:r>
        <w:t>This could use a small elaboration here and in section 4 (HP readiness tiers)</w:t>
      </w:r>
    </w:p>
  </w:comment>
  <w:comment w:id="37" w:author="To Quyen Borggreen Hoang" w:date="2025-12-17T14:42:00Z" w:initials="TQBH">
    <w:p w14:paraId="061A8D84" w14:textId="576B1F1D" w:rsidR="000C0EEE" w:rsidRPr="000C0EEE" w:rsidRDefault="000C0EEE">
      <w:pPr>
        <w:pStyle w:val="CommentText"/>
        <w:rPr>
          <w:vertAlign w:val="subscript"/>
        </w:rPr>
      </w:pPr>
      <w:r>
        <w:rPr>
          <w:rStyle w:val="CommentReference"/>
        </w:rPr>
        <w:annotationRef/>
      </w:r>
      <w:r>
        <w:t>Hybrid of which measures?</w:t>
      </w:r>
      <w:r w:rsidR="00100360">
        <w:t xml:space="preserve"> Fabric + heat network or fabric + heat pump?</w:t>
      </w:r>
    </w:p>
  </w:comment>
  <w:comment w:id="39" w:author="To Quyen Borggreen Hoang" w:date="2025-12-17T15:48:00Z" w:initials="TQBH">
    <w:p w14:paraId="23E5A621" w14:textId="7212EC1E" w:rsidR="000C44B0" w:rsidRDefault="000C44B0">
      <w:pPr>
        <w:pStyle w:val="CommentText"/>
      </w:pPr>
      <w:r>
        <w:rPr>
          <w:rStyle w:val="CommentReference"/>
        </w:rPr>
        <w:annotationRef/>
      </w:r>
      <w:r w:rsidRPr="000C44B0">
        <w:t xml:space="preserve">Does the </w:t>
      </w:r>
      <w:r>
        <w:t xml:space="preserve">existing </w:t>
      </w:r>
      <w:r w:rsidRPr="000C44B0">
        <w:t>electricity grid</w:t>
      </w:r>
      <w:r w:rsidR="001F7A4B">
        <w:t>/infrastructure</w:t>
      </w:r>
      <w:r w:rsidRPr="000C44B0">
        <w:t xml:space="preserve"> have the </w:t>
      </w:r>
      <w:r>
        <w:t xml:space="preserve">required </w:t>
      </w:r>
      <w:r w:rsidRPr="000C44B0">
        <w:t xml:space="preserve">capacity </w:t>
      </w:r>
      <w:r>
        <w:t>for scenario 5? Or is this already included in the cost</w:t>
      </w:r>
      <w:r w:rsidR="001F7A4B">
        <w:t>?</w:t>
      </w:r>
    </w:p>
  </w:comment>
  <w:comment w:id="44" w:author="Kieran Sinclair" w:date="2025-12-17T14:38:00Z" w:initials="KS">
    <w:p w14:paraId="6FA62557" w14:textId="5965E17C" w:rsidR="00462880" w:rsidRDefault="00462880">
      <w:pPr>
        <w:pStyle w:val="CommentText"/>
      </w:pPr>
      <w:r>
        <w:rPr>
          <w:rStyle w:val="CommentReference"/>
        </w:rPr>
        <w:annotationRef/>
      </w:r>
      <w:r>
        <w:t>Might be too narrow</w:t>
      </w:r>
    </w:p>
  </w:comment>
  <w:comment w:id="58" w:author="Pil Krogh Tygesen" w:date="2026-01-06T09:05:00Z" w:initials="PKT">
    <w:p w14:paraId="6DA87080" w14:textId="14384B67" w:rsidR="00F80EC9" w:rsidRDefault="00F80EC9">
      <w:pPr>
        <w:pStyle w:val="CommentText"/>
      </w:pPr>
      <w:r>
        <w:rPr>
          <w:rStyle w:val="CommentReference"/>
        </w:rPr>
        <w:annotationRef/>
      </w:r>
      <w:r>
        <w:t xml:space="preserve">Maybe rephrase to “original research </w:t>
      </w:r>
      <w:r w:rsidR="009F2181">
        <w:t>ambition</w:t>
      </w:r>
      <w:r>
        <w:t>”</w:t>
      </w:r>
    </w:p>
  </w:comment>
  <w:comment w:id="69" w:author="Pil Krogh Tygesen" w:date="2026-01-06T09:43:00Z" w:initials="PKT">
    <w:p w14:paraId="584845B8" w14:textId="70FDFA04" w:rsidR="009657D9" w:rsidRDefault="009657D9">
      <w:pPr>
        <w:pStyle w:val="CommentText"/>
      </w:pPr>
      <w:r>
        <w:rPr>
          <w:rStyle w:val="CommentReference"/>
        </w:rPr>
        <w:annotationRef/>
      </w:r>
      <w:r>
        <w:t xml:space="preserve">Same as above.  This is not relevant for an external reader. </w:t>
      </w:r>
    </w:p>
  </w:comment>
  <w:comment w:id="57" w:author="Kieran Sinclair" w:date="2026-01-06T10:58:00Z" w:initials="KS">
    <w:p w14:paraId="2955208A" w14:textId="39BE687C" w:rsidR="00541C13" w:rsidRDefault="00541C13">
      <w:pPr>
        <w:pStyle w:val="CommentText"/>
      </w:pPr>
      <w:r>
        <w:rPr>
          <w:rStyle w:val="CommentReference"/>
        </w:rPr>
        <w:annotationRef/>
      </w:r>
      <w:r>
        <w:t>Do we need this bit really?</w:t>
      </w:r>
    </w:p>
  </w:comment>
  <w:comment w:id="81" w:author="Pil Krogh Tygesen" w:date="2026-01-06T09:46:00Z" w:initials="PKT">
    <w:p w14:paraId="5A6D7060" w14:textId="741C229C" w:rsidR="009657D9" w:rsidRDefault="009657D9">
      <w:pPr>
        <w:pStyle w:val="CommentText"/>
      </w:pPr>
      <w:r>
        <w:rPr>
          <w:rStyle w:val="CommentReference"/>
        </w:rPr>
        <w:annotationRef/>
      </w:r>
      <w:r>
        <w:t>This is a bit difficult to understand</w:t>
      </w:r>
    </w:p>
  </w:comment>
  <w:comment w:id="85" w:author="Louis Liengaard" w:date="2025-12-17T12:01:00Z" w:initials="LL">
    <w:p w14:paraId="5C79C22E" w14:textId="138314D2" w:rsidR="00167C0B" w:rsidRDefault="00167C0B">
      <w:pPr>
        <w:pStyle w:val="CommentText"/>
      </w:pPr>
      <w:r>
        <w:rPr>
          <w:rStyle w:val="CommentReference"/>
        </w:rPr>
        <w:annotationRef/>
      </w:r>
      <w:r>
        <w:t>Seems like an internal note. Delete.</w:t>
      </w:r>
    </w:p>
  </w:comment>
  <w:comment w:id="86" w:author="Kieran Sinclair" w:date="2026-01-06T10:59:00Z" w:initials="KS">
    <w:p w14:paraId="58BB2ECB" w14:textId="506C90DD" w:rsidR="00541C13" w:rsidRDefault="00541C13">
      <w:pPr>
        <w:pStyle w:val="CommentText"/>
      </w:pPr>
      <w:r>
        <w:t>“</w:t>
      </w:r>
      <w:r>
        <w:rPr>
          <w:rStyle w:val="CommentReference"/>
        </w:rPr>
        <w:annotationRef/>
      </w:r>
      <w:r>
        <w:t>Which?” is the name of the publication, unless I’m mistaken.</w:t>
      </w:r>
    </w:p>
  </w:comment>
  <w:comment w:id="95" w:author="To Quyen Borggreen Hoang" w:date="2025-12-17T14:54:00Z" w:initials="TQBH">
    <w:p w14:paraId="0A450EB4" w14:textId="322B5842" w:rsidR="00744295" w:rsidRDefault="00744295">
      <w:pPr>
        <w:pStyle w:val="CommentText"/>
      </w:pPr>
      <w:r>
        <w:rPr>
          <w:rStyle w:val="CommentReference"/>
        </w:rPr>
        <w:annotationRef/>
      </w:r>
      <w:r>
        <w:t>Before or after insulation of the building envelope?</w:t>
      </w:r>
    </w:p>
  </w:comment>
  <w:comment w:id="126" w:author="To Quyen Borggreen Hoang" w:date="2025-12-17T15:01:00Z" w:initials="TQBH">
    <w:p w14:paraId="2A93CDB7" w14:textId="07E11A89" w:rsidR="00936A2C" w:rsidRDefault="0083361A">
      <w:pPr>
        <w:pStyle w:val="CommentText"/>
      </w:pPr>
      <w:r>
        <w:rPr>
          <w:rStyle w:val="CommentReference"/>
        </w:rPr>
        <w:annotationRef/>
      </w:r>
      <w:r>
        <w:t>Is it possible to see the distribution</w:t>
      </w:r>
      <w:r w:rsidR="00936A2C">
        <w:t xml:space="preserve"> in a bar </w:t>
      </w:r>
      <w:proofErr w:type="gramStart"/>
      <w:r w:rsidR="00936A2C">
        <w:t>chart</w:t>
      </w:r>
      <w:proofErr w:type="gramEnd"/>
    </w:p>
    <w:p w14:paraId="3AA0DE53" w14:textId="092B6828" w:rsidR="00936A2C" w:rsidRDefault="00936A2C">
      <w:pPr>
        <w:pStyle w:val="CommentText"/>
      </w:pPr>
      <w:r>
        <w:t xml:space="preserve">for the EPC issuing years? </w:t>
      </w:r>
    </w:p>
    <w:p w14:paraId="6469F66E" w14:textId="2F999A39" w:rsidR="00936A2C" w:rsidRDefault="00936A2C">
      <w:pPr>
        <w:pStyle w:val="CommentText"/>
      </w:pPr>
    </w:p>
    <w:p w14:paraId="54CA5DC5" w14:textId="6D1C38B6" w:rsidR="0083361A" w:rsidRDefault="00936A2C" w:rsidP="00936A2C">
      <w:pPr>
        <w:pStyle w:val="CommentText"/>
      </w:pPr>
      <w:r>
        <w:t>In DK, newer EPCs often show higher performance compared to EPCs issued 6-8 years ago (due to ongoing maintenance and renovation).</w:t>
      </w:r>
    </w:p>
  </w:comment>
  <w:comment w:id="170" w:author="Louis Liengaard" w:date="2025-12-17T12:38:00Z" w:initials="LL">
    <w:p w14:paraId="5663437E" w14:textId="77777777" w:rsidR="00936929" w:rsidRDefault="00936929" w:rsidP="00936929">
      <w:pPr>
        <w:pStyle w:val="CommentText"/>
      </w:pPr>
      <w:r>
        <w:rPr>
          <w:rStyle w:val="CommentReference"/>
        </w:rPr>
        <w:annotationRef/>
      </w:r>
      <w:r>
        <w:t xml:space="preserve">How can 25% be ready now, if 96% need radiator upsizing? A </w:t>
      </w:r>
      <w:proofErr w:type="gramStart"/>
      <w:r>
        <w:t>radiators</w:t>
      </w:r>
      <w:proofErr w:type="gramEnd"/>
      <w:r>
        <w:t xml:space="preserve"> included in the mean cost? </w:t>
      </w:r>
    </w:p>
    <w:p w14:paraId="7C8CE72E" w14:textId="095C457B" w:rsidR="00936929" w:rsidRDefault="00936929" w:rsidP="00936929">
      <w:pPr>
        <w:pStyle w:val="CommentText"/>
      </w:pPr>
      <w:r>
        <w:t>This could use a small elaboration</w:t>
      </w:r>
    </w:p>
  </w:comment>
  <w:comment w:id="175" w:author="Louis Liengaard" w:date="2025-12-17T12:40:00Z" w:initials="LL">
    <w:p w14:paraId="297BE036" w14:textId="667E0F61" w:rsidR="00936929" w:rsidRDefault="00936929">
      <w:pPr>
        <w:pStyle w:val="CommentText"/>
      </w:pPr>
      <w:r>
        <w:rPr>
          <w:rStyle w:val="CommentReference"/>
        </w:rPr>
        <w:annotationRef/>
      </w:r>
      <w:r>
        <w:t>Do these measures only relate to buildings in tier 2-5 on the readiness classification? If so, please specify.</w:t>
      </w:r>
    </w:p>
  </w:comment>
  <w:comment w:id="179" w:author="Pil Krogh Tygesen" w:date="2026-01-06T10:02:00Z" w:initials="PKT">
    <w:p w14:paraId="7686CB6E" w14:textId="77777777" w:rsidR="007D39F2" w:rsidRDefault="007D39F2">
      <w:pPr>
        <w:pStyle w:val="CommentText"/>
      </w:pPr>
      <w:r>
        <w:rPr>
          <w:rStyle w:val="CommentReference"/>
        </w:rPr>
        <w:annotationRef/>
      </w:r>
      <w:r>
        <w:t>Maybe an additional point regarding windows:</w:t>
      </w:r>
    </w:p>
    <w:p w14:paraId="5D13B585" w14:textId="77777777" w:rsidR="007D39F2" w:rsidRDefault="007D39F2">
      <w:pPr>
        <w:pStyle w:val="CommentText"/>
      </w:pPr>
    </w:p>
    <w:p w14:paraId="2A06BD86" w14:textId="69013ECD" w:rsidR="007D39F2" w:rsidRDefault="007D39F2">
      <w:pPr>
        <w:pStyle w:val="CommentText"/>
      </w:pPr>
      <w:r>
        <w:t xml:space="preserve">It is not only the glazing of the glass itself, but also whether the window construction. A personal observation: many sash windows do not close properly and let in cold air. </w:t>
      </w:r>
    </w:p>
  </w:comment>
  <w:comment w:id="183" w:author="To Quyen Borggreen Hoang" w:date="2025-12-17T15:05:00Z" w:initials="TQBH">
    <w:p w14:paraId="5A99CF49" w14:textId="2E8C4C3E" w:rsidR="00EE6993" w:rsidRDefault="00EE6993">
      <w:pPr>
        <w:pStyle w:val="CommentText"/>
      </w:pPr>
      <w:r>
        <w:rPr>
          <w:rStyle w:val="CommentReference"/>
        </w:rPr>
        <w:annotationRef/>
      </w:r>
      <w:r>
        <w:t>Could this be transformed to a table instead? With these columns or rows:</w:t>
      </w:r>
    </w:p>
    <w:p w14:paraId="738BA866" w14:textId="77777777" w:rsidR="00EE6993" w:rsidRDefault="00EE6993" w:rsidP="00EE6993">
      <w:pPr>
        <w:pStyle w:val="CommentText"/>
        <w:numPr>
          <w:ilvl w:val="0"/>
          <w:numId w:val="14"/>
        </w:numPr>
      </w:pPr>
      <w:r>
        <w:t>Measure</w:t>
      </w:r>
    </w:p>
    <w:p w14:paraId="3627640B" w14:textId="5316A38E" w:rsidR="00EE6993" w:rsidRDefault="00EE6993" w:rsidP="00EE6993">
      <w:pPr>
        <w:pStyle w:val="CommentText"/>
        <w:numPr>
          <w:ilvl w:val="0"/>
          <w:numId w:val="14"/>
        </w:numPr>
      </w:pPr>
      <w:r>
        <w:t>Investment/cost</w:t>
      </w:r>
    </w:p>
    <w:p w14:paraId="65F5CC5B" w14:textId="267EF0B6" w:rsidR="00EE6993" w:rsidRDefault="00EE6993" w:rsidP="00EE6993">
      <w:pPr>
        <w:pStyle w:val="CommentText"/>
        <w:numPr>
          <w:ilvl w:val="0"/>
          <w:numId w:val="14"/>
        </w:numPr>
      </w:pPr>
      <w:r>
        <w:t>Energy saving per year</w:t>
      </w:r>
    </w:p>
    <w:p w14:paraId="2227F6C9" w14:textId="2788DE0D" w:rsidR="00EE6993" w:rsidRDefault="00EE6993" w:rsidP="00EE6993">
      <w:pPr>
        <w:pStyle w:val="CommentText"/>
        <w:numPr>
          <w:ilvl w:val="0"/>
          <w:numId w:val="14"/>
        </w:numPr>
      </w:pPr>
      <w:r>
        <w:t>Energy saving per £1000</w:t>
      </w:r>
    </w:p>
    <w:p w14:paraId="3F7873C8" w14:textId="0D8B8AB2" w:rsidR="00EE6993" w:rsidRDefault="00EE6993" w:rsidP="00B328D4">
      <w:pPr>
        <w:pStyle w:val="CommentText"/>
      </w:pPr>
    </w:p>
    <w:p w14:paraId="7A37BE3A" w14:textId="619E32BD" w:rsidR="00B328D4" w:rsidRDefault="00B328D4" w:rsidP="00B328D4">
      <w:pPr>
        <w:pStyle w:val="CommentText"/>
      </w:pPr>
      <w:r>
        <w:t>The tipping points are well illustrated in figure 1</w:t>
      </w:r>
    </w:p>
    <w:p w14:paraId="6C27CBB0" w14:textId="2C41D547" w:rsidR="00EE6993" w:rsidRDefault="00EE6993">
      <w:pPr>
        <w:pStyle w:val="CommentText"/>
      </w:pPr>
    </w:p>
  </w:comment>
  <w:comment w:id="189" w:author="Pil Krogh Tygesen" w:date="2026-01-06T10:07:00Z" w:initials="PKT">
    <w:p w14:paraId="41ABEAFB" w14:textId="261B8B65" w:rsidR="008365C0" w:rsidRDefault="008365C0">
      <w:pPr>
        <w:pStyle w:val="CommentText"/>
      </w:pPr>
      <w:r>
        <w:rPr>
          <w:rStyle w:val="CommentReference"/>
        </w:rPr>
        <w:annotationRef/>
      </w:r>
      <w:r>
        <w:t>And heat network?</w:t>
      </w:r>
    </w:p>
  </w:comment>
  <w:comment w:id="190" w:author="Pil Krogh Tygesen" w:date="2026-01-06T10:07:00Z" w:initials="PKT">
    <w:p w14:paraId="09BF753D" w14:textId="6E2299B4" w:rsidR="008365C0" w:rsidRDefault="008365C0">
      <w:pPr>
        <w:pStyle w:val="CommentText"/>
      </w:pPr>
      <w:r>
        <w:rPr>
          <w:rStyle w:val="CommentReference"/>
        </w:rPr>
        <w:annotationRef/>
      </w:r>
      <w:r>
        <w:t xml:space="preserve">And </w:t>
      </w:r>
      <w:proofErr w:type="spellStart"/>
      <w:r>
        <w:t>efiicient</w:t>
      </w:r>
      <w:proofErr w:type="spellEnd"/>
      <w:r>
        <w:t>?</w:t>
      </w:r>
    </w:p>
  </w:comment>
  <w:comment w:id="202" w:author="Pil Krogh Tygesen" w:date="2026-01-06T10:11:00Z" w:initials="PKT">
    <w:p w14:paraId="10E058B8" w14:textId="5EF28B54" w:rsidR="008365C0" w:rsidRDefault="008365C0">
      <w:pPr>
        <w:pStyle w:val="CommentText"/>
      </w:pPr>
      <w:r>
        <w:rPr>
          <w:rStyle w:val="CommentReference"/>
        </w:rPr>
        <w:annotationRef/>
      </w:r>
      <w:r>
        <w:t>Would it be easy to add a cost/CO2 reduction ratio?</w:t>
      </w:r>
    </w:p>
  </w:comment>
  <w:comment w:id="203" w:author="Pil Krogh Tygesen" w:date="2026-01-06T10:10:00Z" w:initials="PKT">
    <w:p w14:paraId="034481DF" w14:textId="63CCF8E5" w:rsidR="008365C0" w:rsidRDefault="008365C0">
      <w:pPr>
        <w:pStyle w:val="CommentText"/>
      </w:pPr>
      <w:r>
        <w:rPr>
          <w:rStyle w:val="CommentReference"/>
        </w:rPr>
        <w:annotationRef/>
      </w:r>
      <w:r>
        <w:t>Annually?</w:t>
      </w:r>
    </w:p>
  </w:comment>
  <w:comment w:id="205" w:author="To Quyen Borggreen Hoang" w:date="2025-12-17T15:13:00Z" w:initials="TQBH">
    <w:p w14:paraId="3E971B15" w14:textId="1BD46D67" w:rsidR="009943D3" w:rsidRDefault="009943D3">
      <w:pPr>
        <w:pStyle w:val="CommentText"/>
      </w:pPr>
      <w:r>
        <w:rPr>
          <w:rStyle w:val="CommentReference"/>
        </w:rPr>
        <w:annotationRef/>
      </w:r>
      <w:r>
        <w:t>Description of the hybrid scenario?</w:t>
      </w:r>
    </w:p>
  </w:comment>
  <w:comment w:id="210" w:author="To Quyen Borggreen Hoang" w:date="2025-12-17T16:03:00Z" w:initials="TQBH">
    <w:p w14:paraId="508A3EF3" w14:textId="56A03802" w:rsidR="001905E4" w:rsidRDefault="001905E4">
      <w:pPr>
        <w:pStyle w:val="CommentText"/>
      </w:pPr>
      <w:r>
        <w:rPr>
          <w:rStyle w:val="CommentReference"/>
        </w:rPr>
        <w:annotationRef/>
      </w:r>
      <w:r>
        <w:t>High cost and low CO2 cut. However, this scenario increases thermal comfort (in terms of less draught in general) which could be reflected in the text</w:t>
      </w:r>
    </w:p>
  </w:comment>
  <w:comment w:id="211" w:author="Pil Krogh Tygesen" w:date="2026-01-06T10:16:00Z" w:initials="PKT">
    <w:p w14:paraId="08F19DC0" w14:textId="77777777" w:rsidR="008365C0" w:rsidRDefault="008365C0">
      <w:pPr>
        <w:pStyle w:val="CommentText"/>
      </w:pPr>
      <w:r>
        <w:rPr>
          <w:rStyle w:val="CommentReference"/>
        </w:rPr>
        <w:annotationRef/>
      </w:r>
      <w:r>
        <w:t xml:space="preserve">Agreed. </w:t>
      </w:r>
    </w:p>
    <w:p w14:paraId="5EF947DC" w14:textId="4DF95B7D" w:rsidR="008365C0" w:rsidRDefault="008365C0">
      <w:pPr>
        <w:pStyle w:val="CommentText"/>
      </w:pPr>
      <w:r>
        <w:t>I do think that</w:t>
      </w:r>
      <w:r w:rsidR="00E364BA">
        <w:t xml:space="preserve"> the point that there is a 1,76 Mt potential without switching technology is quite important. </w:t>
      </w:r>
    </w:p>
  </w:comment>
  <w:comment w:id="216" w:author="Pil Krogh Tygesen" w:date="2026-01-06T10:10:00Z" w:initials="PKT">
    <w:p w14:paraId="49755B88" w14:textId="1BB0A76D" w:rsidR="008365C0" w:rsidRDefault="008365C0">
      <w:pPr>
        <w:pStyle w:val="CommentText"/>
      </w:pPr>
      <w:r>
        <w:rPr>
          <w:rStyle w:val="CommentReference"/>
        </w:rPr>
        <w:annotationRef/>
      </w:r>
      <w:r>
        <w:t xml:space="preserve">Largest? Sorry, easily confused foreigner here. </w:t>
      </w:r>
    </w:p>
  </w:comment>
  <w:comment w:id="221" w:author="Pil Krogh Tygesen" w:date="2026-01-06T10:20:00Z" w:initials="PKT">
    <w:p w14:paraId="7237B7A7" w14:textId="47FC3124" w:rsidR="00E364BA" w:rsidRDefault="00E364BA">
      <w:pPr>
        <w:pStyle w:val="CommentText"/>
      </w:pPr>
      <w:r>
        <w:rPr>
          <w:rStyle w:val="CommentReference"/>
        </w:rPr>
        <w:annotationRef/>
      </w:r>
      <w:r>
        <w:t xml:space="preserve">I am a little confused by the italicised note in the middle of the </w:t>
      </w:r>
      <w:proofErr w:type="gramStart"/>
      <w:r>
        <w:t>paragraph .</w:t>
      </w:r>
      <w:proofErr w:type="gramEnd"/>
    </w:p>
  </w:comment>
  <w:comment w:id="222" w:author="Louis Liengaard" w:date="2025-12-17T12:47:00Z" w:initials="LL">
    <w:p w14:paraId="03293854" w14:textId="7391391C" w:rsidR="00075181" w:rsidRDefault="00075181">
      <w:pPr>
        <w:pStyle w:val="CommentText"/>
      </w:pPr>
      <w:r>
        <w:rPr>
          <w:rStyle w:val="CommentReference"/>
        </w:rPr>
        <w:annotationRef/>
      </w:r>
      <w:r>
        <w:t>Important addition!</w:t>
      </w:r>
    </w:p>
  </w:comment>
  <w:comment w:id="227" w:author="Pil Krogh Tygesen" w:date="2026-01-06T10:22:00Z" w:initials="PKT">
    <w:p w14:paraId="11AC56C7" w14:textId="65A623D3" w:rsidR="00E364BA" w:rsidRDefault="00E364BA">
      <w:pPr>
        <w:pStyle w:val="CommentText"/>
      </w:pPr>
      <w:r>
        <w:rPr>
          <w:rStyle w:val="CommentReference"/>
        </w:rPr>
        <w:annotationRef/>
      </w:r>
      <w:r>
        <w:t>Insofar as the scenario does not include an actual HP is this not also an alternative fabric only version?</w:t>
      </w:r>
    </w:p>
  </w:comment>
  <w:comment w:id="242" w:author="Louis Liengaard" w:date="2025-12-17T12:56:00Z" w:initials="LL">
    <w:p w14:paraId="7B430E55" w14:textId="4E6939C4" w:rsidR="009D3582" w:rsidRDefault="009D3582">
      <w:pPr>
        <w:pStyle w:val="CommentText"/>
      </w:pPr>
      <w:r>
        <w:rPr>
          <w:rStyle w:val="CommentReference"/>
        </w:rPr>
        <w:annotationRef/>
      </w:r>
      <w:r>
        <w:t>Does this methodology include the assumption that prices for energy improvements and heat pumps usually increase with higher subsidy levels (because producers and installers can increase prices)?</w:t>
      </w:r>
      <w:r>
        <w:br/>
        <w:t>We have this experience from other countries with high subsidy shares – the improvements become more expensive to conduct.</w:t>
      </w:r>
    </w:p>
  </w:comment>
  <w:comment w:id="243" w:author="To Quyen Borggreen Hoang" w:date="2025-12-17T15:20:00Z" w:initials="TQBH">
    <w:p w14:paraId="46D8A2DD" w14:textId="1771AA80" w:rsidR="009943D3" w:rsidRDefault="009943D3" w:rsidP="009943D3">
      <w:pPr>
        <w:pStyle w:val="CommentText"/>
        <w:ind w:left="720" w:hanging="720"/>
      </w:pPr>
      <w:r>
        <w:rPr>
          <w:rStyle w:val="CommentReference"/>
        </w:rPr>
        <w:annotationRef/>
      </w:r>
      <w:r>
        <w:t>Th</w:t>
      </w:r>
      <w:r w:rsidR="00D63C26">
        <w:t>is</w:t>
      </w:r>
      <w:r>
        <w:t xml:space="preserve"> is also the experience in DK. The cost increased significantly from 2021 to 2022 due to</w:t>
      </w:r>
      <w:r w:rsidR="00D63C26">
        <w:t xml:space="preserve"> an increased demand mainly caused by t</w:t>
      </w:r>
      <w:r>
        <w:t>he energy crisis</w:t>
      </w:r>
      <w:r w:rsidR="00D63C26">
        <w:t>. Additionally, subsidies for heat pumps were also possible for households.</w:t>
      </w:r>
    </w:p>
  </w:comment>
  <w:comment w:id="247" w:author="Pil Krogh Tygesen" w:date="2026-01-06T10:24:00Z" w:initials="PKT">
    <w:p w14:paraId="31B942E7" w14:textId="75A5D1B7" w:rsidR="00E364BA" w:rsidRDefault="00E364BA">
      <w:pPr>
        <w:pStyle w:val="CommentText"/>
      </w:pPr>
      <w:r>
        <w:rPr>
          <w:rStyle w:val="CommentReference"/>
        </w:rPr>
        <w:annotationRef/>
      </w:r>
      <w:r>
        <w:t>Can we say anything about how this stacks up to our own tipping point conclusions?</w:t>
      </w:r>
    </w:p>
  </w:comment>
  <w:comment w:id="286" w:author="Louis Liengaard" w:date="2025-12-17T13:03:00Z" w:initials="LL">
    <w:p w14:paraId="01BB752A" w14:textId="62FB2A6C" w:rsidR="00E22976" w:rsidRDefault="00E22976">
      <w:pPr>
        <w:pStyle w:val="CommentText"/>
      </w:pPr>
      <w:r>
        <w:rPr>
          <w:rStyle w:val="CommentReference"/>
        </w:rPr>
        <w:annotationRef/>
      </w:r>
      <w:r>
        <w:t>I put it in there. Is it correct?</w:t>
      </w:r>
    </w:p>
  </w:comment>
  <w:comment w:id="294" w:author="Pil Krogh Tygesen" w:date="2026-01-06T10:28:00Z" w:initials="PKT">
    <w:p w14:paraId="14028A1F" w14:textId="102BEEEA" w:rsidR="00253DB9" w:rsidRDefault="00253DB9">
      <w:pPr>
        <w:pStyle w:val="CommentText"/>
      </w:pPr>
      <w:r>
        <w:rPr>
          <w:rStyle w:val="CommentReference"/>
        </w:rPr>
        <w:annotationRef/>
      </w:r>
      <w:r>
        <w:t xml:space="preserve">Let us discuss this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2D1544" w15:done="0"/>
  <w15:commentEx w15:paraId="325E98AA" w15:done="0"/>
  <w15:commentEx w15:paraId="2BB25F4A" w15:done="0"/>
  <w15:commentEx w15:paraId="1F706656" w15:done="0"/>
  <w15:commentEx w15:paraId="1F414876" w15:done="0"/>
  <w15:commentEx w15:paraId="66837BFC" w15:paraIdParent="1F414876" w15:done="0"/>
  <w15:commentEx w15:paraId="6D7A53A7" w15:done="0"/>
  <w15:commentEx w15:paraId="090DF796" w15:done="0"/>
  <w15:commentEx w15:paraId="27338C83" w15:done="0"/>
  <w15:commentEx w15:paraId="1625DD37" w15:done="0"/>
  <w15:commentEx w15:paraId="38A0CE20" w15:done="0"/>
  <w15:commentEx w15:paraId="061A8D84" w15:done="0"/>
  <w15:commentEx w15:paraId="23E5A621" w15:done="0"/>
  <w15:commentEx w15:paraId="6FA62557" w15:done="0"/>
  <w15:commentEx w15:paraId="6DA87080" w15:done="0"/>
  <w15:commentEx w15:paraId="584845B8" w15:done="0"/>
  <w15:commentEx w15:paraId="2955208A" w15:done="0"/>
  <w15:commentEx w15:paraId="5A6D7060" w15:done="0"/>
  <w15:commentEx w15:paraId="5C79C22E" w15:done="0"/>
  <w15:commentEx w15:paraId="58BB2ECB" w15:paraIdParent="5C79C22E" w15:done="0"/>
  <w15:commentEx w15:paraId="0A450EB4" w15:done="0"/>
  <w15:commentEx w15:paraId="54CA5DC5" w15:done="0"/>
  <w15:commentEx w15:paraId="7C8CE72E" w15:done="0"/>
  <w15:commentEx w15:paraId="297BE036" w15:done="0"/>
  <w15:commentEx w15:paraId="2A06BD86" w15:done="0"/>
  <w15:commentEx w15:paraId="6C27CBB0" w15:done="0"/>
  <w15:commentEx w15:paraId="41ABEAFB" w15:done="0"/>
  <w15:commentEx w15:paraId="09BF753D" w15:done="0"/>
  <w15:commentEx w15:paraId="10E058B8" w15:done="0"/>
  <w15:commentEx w15:paraId="034481DF" w15:done="0"/>
  <w15:commentEx w15:paraId="3E971B15" w15:done="0"/>
  <w15:commentEx w15:paraId="508A3EF3" w15:done="0"/>
  <w15:commentEx w15:paraId="5EF947DC" w15:paraIdParent="508A3EF3" w15:done="0"/>
  <w15:commentEx w15:paraId="49755B88" w15:done="0"/>
  <w15:commentEx w15:paraId="7237B7A7" w15:done="0"/>
  <w15:commentEx w15:paraId="03293854" w15:done="0"/>
  <w15:commentEx w15:paraId="11AC56C7" w15:done="0"/>
  <w15:commentEx w15:paraId="7B430E55" w15:done="0"/>
  <w15:commentEx w15:paraId="46D8A2DD" w15:paraIdParent="7B430E55" w15:done="0"/>
  <w15:commentEx w15:paraId="31B942E7" w15:done="0"/>
  <w15:commentEx w15:paraId="01BB752A" w15:done="0"/>
  <w15:commentEx w15:paraId="14028A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74CFF" w16cex:dateUtc="2026-01-06T08:57:00Z"/>
  <w16cex:commentExtensible w16cex:durableId="2D074D7F" w16cex:dateUtc="2026-01-06T08:59:00Z"/>
  <w16cex:commentExtensible w16cex:durableId="2D074D43" w16cex:dateUtc="2026-01-06T08:58:00Z"/>
  <w16cex:commentExtensible w16cex:durableId="2D074DF4" w16cex:dateUtc="2026-01-06T09:01:00Z"/>
  <w16cex:commentExtensible w16cex:durableId="1A828188" w16cex:dateUtc="2025-12-17T12:01:00Z"/>
  <w16cex:commentExtensible w16cex:durableId="2CED3A3B" w16cex:dateUtc="2025-12-17T14:18:00Z"/>
  <w16cex:commentExtensible w16cex:durableId="492BDE19" w16cex:dateUtc="2025-12-17T12:29:00Z"/>
  <w16cex:commentExtensible w16cex:durableId="4C17552D" w16cex:dateUtc="2025-12-17T14:28:00Z"/>
  <w16cex:commentExtensible w16cex:durableId="2747B6F7" w16cex:dateUtc="2025-12-17T13:44:00Z"/>
  <w16cex:commentExtensible w16cex:durableId="2D08F738" w16cex:dateUtc="2025-12-17T11:36:00Z"/>
  <w16cex:commentExtensible w16cex:durableId="64489B81" w16cex:dateUtc="2025-12-17T13:42:00Z"/>
  <w16cex:commentExtensible w16cex:durableId="36AF040C" w16cex:dateUtc="2025-12-17T14:48:00Z"/>
  <w16cex:commentExtensible w16cex:durableId="2CED3EFD" w16cex:dateUtc="2025-12-17T14:38:00Z"/>
  <w16cex:commentExtensible w16cex:durableId="2D074EED" w16cex:dateUtc="2026-01-06T09:05:00Z"/>
  <w16cex:commentExtensible w16cex:durableId="2D0757C7" w16cex:dateUtc="2026-01-06T09:43:00Z"/>
  <w16cex:commentExtensible w16cex:durableId="2D076961" w16cex:dateUtc="2026-01-06T10:58:00Z"/>
  <w16cex:commentExtensible w16cex:durableId="2D075885" w16cex:dateUtc="2026-01-06T09:46:00Z"/>
  <w16cex:commentExtensible w16cex:durableId="5B8B3BB7" w16cex:dateUtc="2025-12-17T11:01:00Z"/>
  <w16cex:commentExtensible w16cex:durableId="2D07697C" w16cex:dateUtc="2026-01-06T10:59:00Z"/>
  <w16cex:commentExtensible w16cex:durableId="1CC158B3" w16cex:dateUtc="2025-12-17T13:54:00Z"/>
  <w16cex:commentExtensible w16cex:durableId="2E902E99" w16cex:dateUtc="2025-12-17T14:01:00Z"/>
  <w16cex:commentExtensible w16cex:durableId="7A4CE1A7" w16cex:dateUtc="2025-12-17T11:38:00Z"/>
  <w16cex:commentExtensible w16cex:durableId="1EA59E5C" w16cex:dateUtc="2025-12-17T11:40:00Z"/>
  <w16cex:commentExtensible w16cex:durableId="2D075C45" w16cex:dateUtc="2026-01-06T10:02:00Z"/>
  <w16cex:commentExtensible w16cex:durableId="2CAC51B7" w16cex:dateUtc="2025-12-17T14:05:00Z"/>
  <w16cex:commentExtensible w16cex:durableId="2D075D57" w16cex:dateUtc="2026-01-06T10:07:00Z"/>
  <w16cex:commentExtensible w16cex:durableId="2D075D63" w16cex:dateUtc="2026-01-06T10:07:00Z"/>
  <w16cex:commentExtensible w16cex:durableId="2D075E49" w16cex:dateUtc="2026-01-06T10:11:00Z"/>
  <w16cex:commentExtensible w16cex:durableId="2D075E10" w16cex:dateUtc="2026-01-06T10:10:00Z"/>
  <w16cex:commentExtensible w16cex:durableId="0B97561A" w16cex:dateUtc="2025-12-17T14:13:00Z"/>
  <w16cex:commentExtensible w16cex:durableId="39CD2046" w16cex:dateUtc="2025-12-17T15:03:00Z"/>
  <w16cex:commentExtensible w16cex:durableId="2D075F82" w16cex:dateUtc="2026-01-06T10:16:00Z"/>
  <w16cex:commentExtensible w16cex:durableId="2D075E1D" w16cex:dateUtc="2026-01-06T10:10:00Z"/>
  <w16cex:commentExtensible w16cex:durableId="2D076076" w16cex:dateUtc="2026-01-06T10:20:00Z"/>
  <w16cex:commentExtensible w16cex:durableId="63EE6BF1" w16cex:dateUtc="2025-12-17T11:47:00Z"/>
  <w16cex:commentExtensible w16cex:durableId="2D0760D8" w16cex:dateUtc="2026-01-06T10:22:00Z"/>
  <w16cex:commentExtensible w16cex:durableId="7A4C3EC8" w16cex:dateUtc="2025-12-17T11:56:00Z"/>
  <w16cex:commentExtensible w16cex:durableId="35441D8D" w16cex:dateUtc="2025-12-17T14:20:00Z"/>
  <w16cex:commentExtensible w16cex:durableId="2D076150" w16cex:dateUtc="2026-01-06T10:24:00Z"/>
  <w16cex:commentExtensible w16cex:durableId="175DFAF1" w16cex:dateUtc="2025-12-17T12:03:00Z"/>
  <w16cex:commentExtensible w16cex:durableId="2D07625D" w16cex:dateUtc="2026-01-06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2D1544" w16cid:durableId="2D074CFF"/>
  <w16cid:commentId w16cid:paraId="325E98AA" w16cid:durableId="2D074D7F"/>
  <w16cid:commentId w16cid:paraId="2BB25F4A" w16cid:durableId="2D074D43"/>
  <w16cid:commentId w16cid:paraId="1F706656" w16cid:durableId="2D074DF4"/>
  <w16cid:commentId w16cid:paraId="1F414876" w16cid:durableId="1A828188"/>
  <w16cid:commentId w16cid:paraId="66837BFC" w16cid:durableId="2CED3A3B"/>
  <w16cid:commentId w16cid:paraId="6D7A53A7" w16cid:durableId="492BDE19"/>
  <w16cid:commentId w16cid:paraId="090DF796" w16cid:durableId="4C17552D"/>
  <w16cid:commentId w16cid:paraId="27338C83" w16cid:durableId="2747B6F7"/>
  <w16cid:commentId w16cid:paraId="38A0CE20" w16cid:durableId="2D08F738"/>
  <w16cid:commentId w16cid:paraId="061A8D84" w16cid:durableId="64489B81"/>
  <w16cid:commentId w16cid:paraId="23E5A621" w16cid:durableId="36AF040C"/>
  <w16cid:commentId w16cid:paraId="6FA62557" w16cid:durableId="2CED3EFD"/>
  <w16cid:commentId w16cid:paraId="6DA87080" w16cid:durableId="2D074EED"/>
  <w16cid:commentId w16cid:paraId="584845B8" w16cid:durableId="2D0757C7"/>
  <w16cid:commentId w16cid:paraId="2955208A" w16cid:durableId="2D076961"/>
  <w16cid:commentId w16cid:paraId="5A6D7060" w16cid:durableId="2D075885"/>
  <w16cid:commentId w16cid:paraId="5C79C22E" w16cid:durableId="5B8B3BB7"/>
  <w16cid:commentId w16cid:paraId="58BB2ECB" w16cid:durableId="2D07697C"/>
  <w16cid:commentId w16cid:paraId="0A450EB4" w16cid:durableId="1CC158B3"/>
  <w16cid:commentId w16cid:paraId="54CA5DC5" w16cid:durableId="2E902E99"/>
  <w16cid:commentId w16cid:paraId="7C8CE72E" w16cid:durableId="7A4CE1A7"/>
  <w16cid:commentId w16cid:paraId="297BE036" w16cid:durableId="1EA59E5C"/>
  <w16cid:commentId w16cid:paraId="2A06BD86" w16cid:durableId="2D075C45"/>
  <w16cid:commentId w16cid:paraId="6C27CBB0" w16cid:durableId="2CAC51B7"/>
  <w16cid:commentId w16cid:paraId="41ABEAFB" w16cid:durableId="2D075D57"/>
  <w16cid:commentId w16cid:paraId="09BF753D" w16cid:durableId="2D075D63"/>
  <w16cid:commentId w16cid:paraId="10E058B8" w16cid:durableId="2D075E49"/>
  <w16cid:commentId w16cid:paraId="034481DF" w16cid:durableId="2D075E10"/>
  <w16cid:commentId w16cid:paraId="3E971B15" w16cid:durableId="0B97561A"/>
  <w16cid:commentId w16cid:paraId="508A3EF3" w16cid:durableId="39CD2046"/>
  <w16cid:commentId w16cid:paraId="5EF947DC" w16cid:durableId="2D075F82"/>
  <w16cid:commentId w16cid:paraId="49755B88" w16cid:durableId="2D075E1D"/>
  <w16cid:commentId w16cid:paraId="7237B7A7" w16cid:durableId="2D076076"/>
  <w16cid:commentId w16cid:paraId="03293854" w16cid:durableId="63EE6BF1"/>
  <w16cid:commentId w16cid:paraId="11AC56C7" w16cid:durableId="2D0760D8"/>
  <w16cid:commentId w16cid:paraId="7B430E55" w16cid:durableId="7A4C3EC8"/>
  <w16cid:commentId w16cid:paraId="46D8A2DD" w16cid:durableId="35441D8D"/>
  <w16cid:commentId w16cid:paraId="31B942E7" w16cid:durableId="2D076150"/>
  <w16cid:commentId w16cid:paraId="01BB752A" w16cid:durableId="175DFAF1"/>
  <w16cid:commentId w16cid:paraId="14028A1F" w16cid:durableId="2D0762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38A8C" w14:textId="77777777" w:rsidR="0029422B" w:rsidRPr="00594A43" w:rsidRDefault="0029422B" w:rsidP="00D84736">
      <w:r w:rsidRPr="00594A43">
        <w:separator/>
      </w:r>
    </w:p>
  </w:endnote>
  <w:endnote w:type="continuationSeparator" w:id="0">
    <w:p w14:paraId="3EE974BB" w14:textId="77777777" w:rsidR="0029422B" w:rsidRPr="00594A43" w:rsidRDefault="0029422B" w:rsidP="00D84736">
      <w:r w:rsidRPr="00594A43">
        <w:continuationSeparator/>
      </w:r>
    </w:p>
  </w:endnote>
  <w:endnote w:type="continuationNotice" w:id="1">
    <w:p w14:paraId="584C7ABC" w14:textId="77777777" w:rsidR="0029422B" w:rsidRPr="00594A43" w:rsidRDefault="0029422B" w:rsidP="00D847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altName w:val="Avenir Next LT Pro"/>
    <w:charset w:val="00"/>
    <w:family w:val="swiss"/>
    <w:pitch w:val="variable"/>
    <w:sig w:usb0="800000EF" w:usb1="5000204A" w:usb2="00000000" w:usb3="00000000" w:csb0="00000093"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2853475"/>
      <w:docPartObj>
        <w:docPartGallery w:val="Page Numbers (Bottom of Page)"/>
        <w:docPartUnique/>
      </w:docPartObj>
    </w:sdtPr>
    <w:sdtEndPr/>
    <w:sdtContent>
      <w:p w14:paraId="5DB79914" w14:textId="77777777" w:rsidR="00FE34D3" w:rsidRPr="00594A43" w:rsidRDefault="00FE34D3" w:rsidP="00D84736">
        <w:pPr>
          <w:pStyle w:val="Footer"/>
        </w:pPr>
        <w:r w:rsidRPr="00594A43">
          <w:fldChar w:fldCharType="begin"/>
        </w:r>
        <w:r w:rsidRPr="00594A43">
          <w:instrText xml:space="preserve"> PAGE   \* MERGEFORMAT </w:instrText>
        </w:r>
        <w:r w:rsidRPr="00594A43">
          <w:fldChar w:fldCharType="separate"/>
        </w:r>
        <w:r w:rsidRPr="00594A43">
          <w:t>2</w:t>
        </w:r>
        <w:r w:rsidRPr="00594A43">
          <w:fldChar w:fldCharType="end"/>
        </w:r>
      </w:p>
    </w:sdtContent>
  </w:sdt>
  <w:p w14:paraId="677875AC" w14:textId="77777777" w:rsidR="00FC1457" w:rsidRPr="00594A43" w:rsidRDefault="00FC1457" w:rsidP="00D847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4A156" w14:textId="77777777" w:rsidR="0029422B" w:rsidRPr="00594A43" w:rsidRDefault="0029422B" w:rsidP="00D84736">
      <w:r w:rsidRPr="00594A43">
        <w:separator/>
      </w:r>
    </w:p>
  </w:footnote>
  <w:footnote w:type="continuationSeparator" w:id="0">
    <w:p w14:paraId="0F398380" w14:textId="77777777" w:rsidR="0029422B" w:rsidRPr="00594A43" w:rsidRDefault="0029422B" w:rsidP="00D84736">
      <w:r w:rsidRPr="00594A43">
        <w:continuationSeparator/>
      </w:r>
    </w:p>
  </w:footnote>
  <w:footnote w:type="continuationNotice" w:id="1">
    <w:p w14:paraId="59EECAC4" w14:textId="77777777" w:rsidR="0029422B" w:rsidRPr="00594A43" w:rsidRDefault="0029422B" w:rsidP="00D847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6D1A" w14:textId="77777777" w:rsidR="007D7385" w:rsidRPr="00594A43" w:rsidRDefault="00E10419" w:rsidP="00D84736">
    <w:pPr>
      <w:pStyle w:val="Header"/>
    </w:pPr>
    <w:r w:rsidRPr="00594A43">
      <w:rPr>
        <w:noProof/>
      </w:rPr>
      <w:drawing>
        <wp:anchor distT="0" distB="0" distL="114300" distR="114300" simplePos="0" relativeHeight="251658240" behindDoc="0" locked="0" layoutInCell="1" allowOverlap="1" wp14:anchorId="42E91E9B" wp14:editId="04480803">
          <wp:simplePos x="0" y="0"/>
          <wp:positionH relativeFrom="column">
            <wp:posOffset>4147564</wp:posOffset>
          </wp:positionH>
          <wp:positionV relativeFrom="paragraph">
            <wp:posOffset>-129549</wp:posOffset>
          </wp:positionV>
          <wp:extent cx="1919028" cy="1008000"/>
          <wp:effectExtent l="0" t="0" r="5080" b="1905"/>
          <wp:wrapSquare wrapText="bothSides"/>
          <wp:docPr id="452622875" name="Picture 452622875" descr="A logo with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88878" name="Picture 1" descr="A logo with a black background  AI-generated content may be incorrect."/>
                  <pic:cNvPicPr/>
                </pic:nvPicPr>
                <pic:blipFill rotWithShape="1">
                  <a:blip r:embed="rId1">
                    <a:extLst>
                      <a:ext uri="{28A0092B-C50C-407E-A947-70E740481C1C}">
                        <a14:useLocalDpi xmlns:a14="http://schemas.microsoft.com/office/drawing/2010/main" val="0"/>
                      </a:ext>
                    </a:extLst>
                  </a:blip>
                  <a:srcRect l="1815" t="13878" r="8952" b="20950"/>
                  <a:stretch/>
                </pic:blipFill>
                <pic:spPr bwMode="auto">
                  <a:xfrm>
                    <a:off x="0" y="0"/>
                    <a:ext cx="1919028" cy="100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7385" w:rsidRPr="00594A43">
      <w:tab/>
    </w:r>
  </w:p>
  <w:p w14:paraId="2A215451" w14:textId="77777777" w:rsidR="00224182" w:rsidRPr="00594A43" w:rsidRDefault="00224182" w:rsidP="00D84736">
    <w:pPr>
      <w:pStyle w:val="Header"/>
    </w:pPr>
  </w:p>
  <w:p w14:paraId="5BAC610B" w14:textId="2C2F4DD0" w:rsidR="00FC1457" w:rsidRPr="00594A43" w:rsidRDefault="00224182" w:rsidP="00D84736">
    <w:pPr>
      <w:pStyle w:val="Header"/>
    </w:pPr>
    <w:r w:rsidRPr="00594A43">
      <w:fldChar w:fldCharType="begin"/>
    </w:r>
    <w:r w:rsidRPr="00594A43">
      <w:instrText xml:space="preserve"> DATE \@ "d MMMM yyyy" </w:instrText>
    </w:r>
    <w:r w:rsidRPr="00594A43">
      <w:fldChar w:fldCharType="separate"/>
    </w:r>
    <w:r w:rsidR="0029422B">
      <w:rPr>
        <w:noProof/>
      </w:rPr>
      <w:t>7 January 2026</w:t>
    </w:r>
    <w:r w:rsidRPr="00594A43">
      <w:fldChar w:fldCharType="end"/>
    </w:r>
    <w:r w:rsidR="00E10419" w:rsidRPr="00594A43">
      <w:tab/>
    </w:r>
  </w:p>
  <w:p w14:paraId="7F13D6FB" w14:textId="77777777" w:rsidR="00E10419" w:rsidRPr="00594A43" w:rsidRDefault="00E10419" w:rsidP="00D84736">
    <w:pPr>
      <w:pStyle w:val="Header"/>
    </w:pPr>
  </w:p>
  <w:p w14:paraId="372B6248" w14:textId="77777777" w:rsidR="00E10419" w:rsidRPr="00594A43" w:rsidRDefault="00E10419" w:rsidP="00D84736">
    <w:pPr>
      <w:pStyle w:val="Header"/>
    </w:pPr>
  </w:p>
  <w:p w14:paraId="16662AD1" w14:textId="77777777" w:rsidR="0069005D" w:rsidRPr="00594A43" w:rsidRDefault="0069005D" w:rsidP="00D847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FDC501A"/>
    <w:lvl w:ilvl="0">
      <w:numFmt w:val="bullet"/>
      <w:pStyle w:val="ListParagraph"/>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hint="default"/>
      </w:rPr>
    </w:lvl>
    <w:lvl w:ilvl="8">
      <w:numFmt w:val="bullet"/>
      <w:lvlText w:val=""/>
      <w:lvlJc w:val="left"/>
      <w:pPr>
        <w:ind w:left="6480" w:hanging="360"/>
      </w:pPr>
      <w:rPr>
        <w:rFonts w:ascii="Wingdings" w:hAnsi="Wingdings" w:hint="default"/>
      </w:rPr>
    </w:lvl>
  </w:abstractNum>
  <w:abstractNum w:abstractNumId="2" w15:restartNumberingAfterBreak="0">
    <w:nsid w:val="01217D4E"/>
    <w:multiLevelType w:val="hybridMultilevel"/>
    <w:tmpl w:val="C6A09C3E"/>
    <w:lvl w:ilvl="0" w:tplc="6B40048A">
      <w:start w:val="1"/>
      <w:numFmt w:val="bullet"/>
      <w:lvlText w:val="•"/>
      <w:lvlJc w:val="left"/>
      <w:pPr>
        <w:ind w:left="720" w:hanging="360"/>
      </w:pPr>
    </w:lvl>
    <w:lvl w:ilvl="1" w:tplc="9F3C421E">
      <w:numFmt w:val="decimal"/>
      <w:lvlText w:val=""/>
      <w:lvlJc w:val="left"/>
    </w:lvl>
    <w:lvl w:ilvl="2" w:tplc="E4B80562">
      <w:numFmt w:val="decimal"/>
      <w:lvlText w:val=""/>
      <w:lvlJc w:val="left"/>
    </w:lvl>
    <w:lvl w:ilvl="3" w:tplc="CF3846C4">
      <w:numFmt w:val="decimal"/>
      <w:lvlText w:val=""/>
      <w:lvlJc w:val="left"/>
    </w:lvl>
    <w:lvl w:ilvl="4" w:tplc="60284EC2">
      <w:numFmt w:val="decimal"/>
      <w:lvlText w:val=""/>
      <w:lvlJc w:val="left"/>
    </w:lvl>
    <w:lvl w:ilvl="5" w:tplc="D6446E10">
      <w:numFmt w:val="decimal"/>
      <w:lvlText w:val=""/>
      <w:lvlJc w:val="left"/>
    </w:lvl>
    <w:lvl w:ilvl="6" w:tplc="C73E3F1C">
      <w:numFmt w:val="decimal"/>
      <w:lvlText w:val=""/>
      <w:lvlJc w:val="left"/>
    </w:lvl>
    <w:lvl w:ilvl="7" w:tplc="7AE88630">
      <w:numFmt w:val="decimal"/>
      <w:lvlText w:val=""/>
      <w:lvlJc w:val="left"/>
    </w:lvl>
    <w:lvl w:ilvl="8" w:tplc="5C0A6F68">
      <w:numFmt w:val="decimal"/>
      <w:lvlText w:val=""/>
      <w:lvlJc w:val="left"/>
    </w:lvl>
  </w:abstractNum>
  <w:abstractNum w:abstractNumId="3" w15:restartNumberingAfterBreak="0">
    <w:nsid w:val="0C140130"/>
    <w:multiLevelType w:val="hybridMultilevel"/>
    <w:tmpl w:val="75547F1A"/>
    <w:lvl w:ilvl="0" w:tplc="988CC360">
      <w:start w:val="1"/>
      <w:numFmt w:val="decimal"/>
      <w:lvlText w:val="%1."/>
      <w:lvlJc w:val="left"/>
      <w:pPr>
        <w:ind w:left="720" w:hanging="360"/>
      </w:pPr>
    </w:lvl>
    <w:lvl w:ilvl="1" w:tplc="EBB4DC06">
      <w:numFmt w:val="decimal"/>
      <w:lvlText w:val=""/>
      <w:lvlJc w:val="left"/>
    </w:lvl>
    <w:lvl w:ilvl="2" w:tplc="7DB883EA">
      <w:numFmt w:val="decimal"/>
      <w:lvlText w:val=""/>
      <w:lvlJc w:val="left"/>
    </w:lvl>
    <w:lvl w:ilvl="3" w:tplc="0CB86BA2">
      <w:numFmt w:val="decimal"/>
      <w:lvlText w:val=""/>
      <w:lvlJc w:val="left"/>
    </w:lvl>
    <w:lvl w:ilvl="4" w:tplc="9DE4E2AA">
      <w:numFmt w:val="decimal"/>
      <w:lvlText w:val=""/>
      <w:lvlJc w:val="left"/>
    </w:lvl>
    <w:lvl w:ilvl="5" w:tplc="331059BC">
      <w:numFmt w:val="decimal"/>
      <w:lvlText w:val=""/>
      <w:lvlJc w:val="left"/>
    </w:lvl>
    <w:lvl w:ilvl="6" w:tplc="F11A1C0C">
      <w:numFmt w:val="decimal"/>
      <w:lvlText w:val=""/>
      <w:lvlJc w:val="left"/>
    </w:lvl>
    <w:lvl w:ilvl="7" w:tplc="766EE6B2">
      <w:numFmt w:val="decimal"/>
      <w:lvlText w:val=""/>
      <w:lvlJc w:val="left"/>
    </w:lvl>
    <w:lvl w:ilvl="8" w:tplc="E74ABEF6">
      <w:numFmt w:val="decimal"/>
      <w:lvlText w:val=""/>
      <w:lvlJc w:val="left"/>
    </w:lvl>
  </w:abstractNum>
  <w:abstractNum w:abstractNumId="4" w15:restartNumberingAfterBreak="0">
    <w:nsid w:val="12D70771"/>
    <w:multiLevelType w:val="hybridMultilevel"/>
    <w:tmpl w:val="EA2638B6"/>
    <w:lvl w:ilvl="0" w:tplc="09BA97A2">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 w15:restartNumberingAfterBreak="0">
    <w:nsid w:val="18750253"/>
    <w:multiLevelType w:val="multilevel"/>
    <w:tmpl w:val="38BABE7A"/>
    <w:lvl w:ilvl="0">
      <w:start w:val="1"/>
      <w:numFmt w:val="bullet"/>
      <w:lvlText w:val=""/>
      <w:lvlJc w:val="left"/>
      <w:pPr>
        <w:ind w:left="57" w:hanging="57"/>
      </w:pPr>
      <w:rPr>
        <w:rFonts w:ascii="Symbol" w:hAnsi="Symbol" w:hint="default"/>
      </w:rPr>
    </w:lvl>
    <w:lvl w:ilvl="1">
      <w:start w:val="1"/>
      <w:numFmt w:val="bullet"/>
      <w:lvlText w:val=""/>
      <w:lvlJc w:val="left"/>
      <w:pPr>
        <w:ind w:left="792" w:hanging="432"/>
      </w:pPr>
      <w:rPr>
        <w:rFonts w:ascii="Symbol" w:hAnsi="Symbol" w:hint="default"/>
        <w:color w:val="auto"/>
      </w:rPr>
    </w:lvl>
    <w:lvl w:ilvl="2">
      <w:start w:val="1"/>
      <w:numFmt w:val="bullet"/>
      <w:lvlText w:val=""/>
      <w:lvlJc w:val="left"/>
      <w:pPr>
        <w:ind w:left="1224" w:hanging="504"/>
      </w:pPr>
      <w:rPr>
        <w:rFonts w:ascii="Symbol" w:hAnsi="Symbol" w:hint="default"/>
        <w:color w:val="auto"/>
      </w:rPr>
    </w:lvl>
    <w:lvl w:ilvl="3">
      <w:start w:val="1"/>
      <w:numFmt w:val="bullet"/>
      <w:lvlText w:val=""/>
      <w:lvlJc w:val="left"/>
      <w:pPr>
        <w:ind w:left="1728" w:hanging="648"/>
      </w:pPr>
      <w:rPr>
        <w:rFonts w:ascii="Symbol" w:hAnsi="Symbol"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DE505A"/>
    <w:multiLevelType w:val="hybridMultilevel"/>
    <w:tmpl w:val="A10254C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2D47328C"/>
    <w:multiLevelType w:val="hybridMultilevel"/>
    <w:tmpl w:val="E8186DA0"/>
    <w:name w:val="Appendix222"/>
    <w:lvl w:ilvl="0" w:tplc="76E484D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79176C"/>
    <w:multiLevelType w:val="hybridMultilevel"/>
    <w:tmpl w:val="E06077D8"/>
    <w:lvl w:ilvl="0" w:tplc="FBBE724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280791"/>
    <w:multiLevelType w:val="hybridMultilevel"/>
    <w:tmpl w:val="8F3EC152"/>
    <w:lvl w:ilvl="0" w:tplc="0D607C72">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6742671"/>
    <w:multiLevelType w:val="multilevel"/>
    <w:tmpl w:val="95B4A0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D2B3738"/>
    <w:multiLevelType w:val="hybridMultilevel"/>
    <w:tmpl w:val="037640EC"/>
    <w:name w:val="Appendix22"/>
    <w:lvl w:ilvl="0" w:tplc="610A555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D22886"/>
    <w:multiLevelType w:val="hybridMultilevel"/>
    <w:tmpl w:val="30BE3930"/>
    <w:name w:val="Main2"/>
    <w:lvl w:ilvl="0" w:tplc="DBB89E78">
      <w:start w:val="1"/>
      <w:numFmt w:val="upperLetter"/>
      <w:lvlText w:val="Appendix %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A8378D0"/>
    <w:multiLevelType w:val="multilevel"/>
    <w:tmpl w:val="7B3AC34E"/>
    <w:name w:val="Main"/>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BC81D7F"/>
    <w:multiLevelType w:val="multilevel"/>
    <w:tmpl w:val="CB60C4B2"/>
    <w:lvl w:ilvl="0">
      <w:start w:val="1"/>
      <w:numFmt w:val="upperLetter"/>
      <w:pStyle w:val="Appendix1"/>
      <w:lvlText w:val="Appendix %1"/>
      <w:lvlJc w:val="left"/>
      <w:pPr>
        <w:ind w:left="360" w:hanging="360"/>
      </w:pPr>
      <w:rPr>
        <w:rFonts w:ascii="Avenir Next LT Pro" w:hAnsi="Avenir Next LT Pro" w:hint="default"/>
      </w:rPr>
    </w:lvl>
    <w:lvl w:ilvl="1">
      <w:start w:val="1"/>
      <w:numFmt w:val="decimal"/>
      <w:pStyle w:val="Appendix2"/>
      <w:lvlText w:val="%1.%2"/>
      <w:lvlJc w:val="left"/>
      <w:pPr>
        <w:ind w:left="1080" w:hanging="360"/>
      </w:pPr>
      <w:rPr>
        <w:rFonts w:hint="default"/>
      </w:rPr>
    </w:lvl>
    <w:lvl w:ilvl="2">
      <w:start w:val="1"/>
      <w:numFmt w:val="decimal"/>
      <w:pStyle w:val="Appendix3"/>
      <w:lvlText w:val="%1.%2.%3"/>
      <w:lvlJc w:val="right"/>
      <w:pPr>
        <w:ind w:left="1800" w:hanging="180"/>
      </w:pPr>
    </w:lvl>
    <w:lvl w:ilvl="3">
      <w:start w:val="1"/>
      <w:numFmt w:val="decimal"/>
      <w:pStyle w:val="Appendix4"/>
      <w:lvlText w:val="%1.%2.%3.%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14"/>
  </w:num>
  <w:num w:numId="2">
    <w:abstractNumId w:val="10"/>
  </w:num>
  <w:num w:numId="3">
    <w:abstractNumId w:val="13"/>
  </w:num>
  <w:num w:numId="4">
    <w:abstractNumId w:val="5"/>
  </w:num>
  <w:num w:numId="5">
    <w:abstractNumId w:val="8"/>
  </w:num>
  <w:num w:numId="6">
    <w:abstractNumId w:val="2"/>
    <w:lvlOverride w:ilvl="0">
      <w:startOverride w:val="1"/>
    </w:lvlOverride>
  </w:num>
  <w:num w:numId="7">
    <w:abstractNumId w:val="3"/>
    <w:lvlOverride w:ilvl="0">
      <w:startOverride w:val="1"/>
    </w:lvlOverride>
  </w:num>
  <w:num w:numId="8">
    <w:abstractNumId w:val="9"/>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4"/>
  </w:num>
  <w:num w:numId="12">
    <w:abstractNumId w:val="0"/>
  </w:num>
  <w:num w:numId="13">
    <w:abstractNumId w:val="1"/>
  </w:num>
  <w:num w:numId="14">
    <w:abstractNumId w:val="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eran Sinclair">
    <w15:presenceInfo w15:providerId="AD" w15:userId="S::kiesin@um.dk::7b1456e2-4925-496a-a015-7d4858cc8e2b"/>
  </w15:person>
  <w15:person w15:author="Pil Krogh Tygesen">
    <w15:presenceInfo w15:providerId="None" w15:userId="Pil Krogh Tygesen"/>
  </w15:person>
  <w15:person w15:author="Louis Liengaard">
    <w15:presenceInfo w15:providerId="AD" w15:userId="S-1-5-21-2100284113-1573851820-878952375-392597"/>
  </w15:person>
  <w15:person w15:author="To Quyen Borggreen Hoang">
    <w15:presenceInfo w15:providerId="AD" w15:userId="S-1-5-21-2100284113-1573851820-878952375-5537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CDB83E"/>
    <w:rsid w:val="BFE904FA"/>
    <w:rsid w:val="00001774"/>
    <w:rsid w:val="00003548"/>
    <w:rsid w:val="000041D9"/>
    <w:rsid w:val="00006FE4"/>
    <w:rsid w:val="000070E9"/>
    <w:rsid w:val="000114CA"/>
    <w:rsid w:val="00015B00"/>
    <w:rsid w:val="00022FC6"/>
    <w:rsid w:val="00023298"/>
    <w:rsid w:val="00023B3C"/>
    <w:rsid w:val="00023C1F"/>
    <w:rsid w:val="0002440A"/>
    <w:rsid w:val="00025BC9"/>
    <w:rsid w:val="000311D6"/>
    <w:rsid w:val="00032968"/>
    <w:rsid w:val="0003415A"/>
    <w:rsid w:val="00036A4B"/>
    <w:rsid w:val="00042A7E"/>
    <w:rsid w:val="00042D48"/>
    <w:rsid w:val="00046743"/>
    <w:rsid w:val="000519DF"/>
    <w:rsid w:val="000524CC"/>
    <w:rsid w:val="00053481"/>
    <w:rsid w:val="000547CD"/>
    <w:rsid w:val="00055720"/>
    <w:rsid w:val="0005611C"/>
    <w:rsid w:val="000569E8"/>
    <w:rsid w:val="000678FA"/>
    <w:rsid w:val="00075181"/>
    <w:rsid w:val="00077A6C"/>
    <w:rsid w:val="0008114E"/>
    <w:rsid w:val="0008149A"/>
    <w:rsid w:val="00083834"/>
    <w:rsid w:val="00084B21"/>
    <w:rsid w:val="00084B86"/>
    <w:rsid w:val="00084BA4"/>
    <w:rsid w:val="000863FB"/>
    <w:rsid w:val="000906E0"/>
    <w:rsid w:val="000911B3"/>
    <w:rsid w:val="00095F72"/>
    <w:rsid w:val="000A0CD4"/>
    <w:rsid w:val="000A1B42"/>
    <w:rsid w:val="000A4635"/>
    <w:rsid w:val="000A4F8C"/>
    <w:rsid w:val="000A588E"/>
    <w:rsid w:val="000B7935"/>
    <w:rsid w:val="000B7D09"/>
    <w:rsid w:val="000C0EEE"/>
    <w:rsid w:val="000C2A99"/>
    <w:rsid w:val="000C41F0"/>
    <w:rsid w:val="000C44B0"/>
    <w:rsid w:val="000C69D0"/>
    <w:rsid w:val="000D4333"/>
    <w:rsid w:val="000E1506"/>
    <w:rsid w:val="000E378F"/>
    <w:rsid w:val="000F074D"/>
    <w:rsid w:val="000F2664"/>
    <w:rsid w:val="000F38D2"/>
    <w:rsid w:val="000F472C"/>
    <w:rsid w:val="000F4A9B"/>
    <w:rsid w:val="000F4C30"/>
    <w:rsid w:val="000F4DA6"/>
    <w:rsid w:val="000F66FF"/>
    <w:rsid w:val="000F7DC0"/>
    <w:rsid w:val="00100360"/>
    <w:rsid w:val="00102144"/>
    <w:rsid w:val="00102CA6"/>
    <w:rsid w:val="00107283"/>
    <w:rsid w:val="0010730F"/>
    <w:rsid w:val="00121F8E"/>
    <w:rsid w:val="001220E3"/>
    <w:rsid w:val="001306D4"/>
    <w:rsid w:val="0013187B"/>
    <w:rsid w:val="00133500"/>
    <w:rsid w:val="00133723"/>
    <w:rsid w:val="00133CDA"/>
    <w:rsid w:val="00134119"/>
    <w:rsid w:val="00136E99"/>
    <w:rsid w:val="00145A65"/>
    <w:rsid w:val="0015074A"/>
    <w:rsid w:val="0015413F"/>
    <w:rsid w:val="00157BC1"/>
    <w:rsid w:val="0016338B"/>
    <w:rsid w:val="00167C0B"/>
    <w:rsid w:val="0017099F"/>
    <w:rsid w:val="00172025"/>
    <w:rsid w:val="00172B4A"/>
    <w:rsid w:val="00174907"/>
    <w:rsid w:val="00174E4F"/>
    <w:rsid w:val="001764BC"/>
    <w:rsid w:val="00176C2C"/>
    <w:rsid w:val="001863DA"/>
    <w:rsid w:val="00187727"/>
    <w:rsid w:val="001905E4"/>
    <w:rsid w:val="00192DFA"/>
    <w:rsid w:val="00194B6C"/>
    <w:rsid w:val="00197C0A"/>
    <w:rsid w:val="001A1FE4"/>
    <w:rsid w:val="001A284B"/>
    <w:rsid w:val="001A2EA4"/>
    <w:rsid w:val="001A3E13"/>
    <w:rsid w:val="001A41CD"/>
    <w:rsid w:val="001A59A7"/>
    <w:rsid w:val="001A76D7"/>
    <w:rsid w:val="001A7B60"/>
    <w:rsid w:val="001A7C23"/>
    <w:rsid w:val="001B08D9"/>
    <w:rsid w:val="001B1458"/>
    <w:rsid w:val="001B2186"/>
    <w:rsid w:val="001B238D"/>
    <w:rsid w:val="001C16D4"/>
    <w:rsid w:val="001C3836"/>
    <w:rsid w:val="001C4D21"/>
    <w:rsid w:val="001C5FDC"/>
    <w:rsid w:val="001D053A"/>
    <w:rsid w:val="001D0920"/>
    <w:rsid w:val="001D12B4"/>
    <w:rsid w:val="001D3F55"/>
    <w:rsid w:val="001D7564"/>
    <w:rsid w:val="001D7770"/>
    <w:rsid w:val="001E2338"/>
    <w:rsid w:val="001E2576"/>
    <w:rsid w:val="001E3AE5"/>
    <w:rsid w:val="001E430E"/>
    <w:rsid w:val="001E57D6"/>
    <w:rsid w:val="001E6D2B"/>
    <w:rsid w:val="001F434C"/>
    <w:rsid w:val="001F46C6"/>
    <w:rsid w:val="001F5B53"/>
    <w:rsid w:val="001F7A4B"/>
    <w:rsid w:val="002008C5"/>
    <w:rsid w:val="00207029"/>
    <w:rsid w:val="0020751D"/>
    <w:rsid w:val="00214DB6"/>
    <w:rsid w:val="002158AB"/>
    <w:rsid w:val="00215A7D"/>
    <w:rsid w:val="00224182"/>
    <w:rsid w:val="002270D3"/>
    <w:rsid w:val="002302C6"/>
    <w:rsid w:val="00232B2C"/>
    <w:rsid w:val="00232CC9"/>
    <w:rsid w:val="00233832"/>
    <w:rsid w:val="00233A78"/>
    <w:rsid w:val="002362E2"/>
    <w:rsid w:val="0023672D"/>
    <w:rsid w:val="00236E2C"/>
    <w:rsid w:val="00242BAD"/>
    <w:rsid w:val="00243490"/>
    <w:rsid w:val="0025294D"/>
    <w:rsid w:val="00253B7C"/>
    <w:rsid w:val="00253DB9"/>
    <w:rsid w:val="002570F3"/>
    <w:rsid w:val="00260868"/>
    <w:rsid w:val="00261586"/>
    <w:rsid w:val="00261A7B"/>
    <w:rsid w:val="00262546"/>
    <w:rsid w:val="002627BB"/>
    <w:rsid w:val="00262C33"/>
    <w:rsid w:val="002749B4"/>
    <w:rsid w:val="002759F4"/>
    <w:rsid w:val="00275F62"/>
    <w:rsid w:val="00280E90"/>
    <w:rsid w:val="00281679"/>
    <w:rsid w:val="00286C21"/>
    <w:rsid w:val="00290DBE"/>
    <w:rsid w:val="00292C9D"/>
    <w:rsid w:val="0029422B"/>
    <w:rsid w:val="00294A06"/>
    <w:rsid w:val="002A0DDA"/>
    <w:rsid w:val="002A3A1F"/>
    <w:rsid w:val="002A3F12"/>
    <w:rsid w:val="002A4103"/>
    <w:rsid w:val="002A4123"/>
    <w:rsid w:val="002A452A"/>
    <w:rsid w:val="002B3752"/>
    <w:rsid w:val="002B4092"/>
    <w:rsid w:val="002B5937"/>
    <w:rsid w:val="002B6F98"/>
    <w:rsid w:val="002C52B9"/>
    <w:rsid w:val="002C580A"/>
    <w:rsid w:val="002C5E82"/>
    <w:rsid w:val="002C724A"/>
    <w:rsid w:val="002C7922"/>
    <w:rsid w:val="002D1804"/>
    <w:rsid w:val="002D2566"/>
    <w:rsid w:val="002D3808"/>
    <w:rsid w:val="002D4AB3"/>
    <w:rsid w:val="002E1107"/>
    <w:rsid w:val="002E4E27"/>
    <w:rsid w:val="002E7B3D"/>
    <w:rsid w:val="002F1FE1"/>
    <w:rsid w:val="002F2C1F"/>
    <w:rsid w:val="002F7111"/>
    <w:rsid w:val="003018D0"/>
    <w:rsid w:val="00315403"/>
    <w:rsid w:val="0032197E"/>
    <w:rsid w:val="003251C0"/>
    <w:rsid w:val="00330282"/>
    <w:rsid w:val="00331467"/>
    <w:rsid w:val="003357DC"/>
    <w:rsid w:val="00340373"/>
    <w:rsid w:val="00343E81"/>
    <w:rsid w:val="00347DF1"/>
    <w:rsid w:val="0035055E"/>
    <w:rsid w:val="00351B5B"/>
    <w:rsid w:val="00351F34"/>
    <w:rsid w:val="00352F53"/>
    <w:rsid w:val="00353A72"/>
    <w:rsid w:val="003554DE"/>
    <w:rsid w:val="003570CB"/>
    <w:rsid w:val="0036600C"/>
    <w:rsid w:val="00366FFE"/>
    <w:rsid w:val="00367F3F"/>
    <w:rsid w:val="003721AA"/>
    <w:rsid w:val="00373938"/>
    <w:rsid w:val="003750F1"/>
    <w:rsid w:val="0037522A"/>
    <w:rsid w:val="00375299"/>
    <w:rsid w:val="003753E7"/>
    <w:rsid w:val="00376D71"/>
    <w:rsid w:val="003772E2"/>
    <w:rsid w:val="00377D42"/>
    <w:rsid w:val="00382921"/>
    <w:rsid w:val="003830DA"/>
    <w:rsid w:val="00391634"/>
    <w:rsid w:val="00393456"/>
    <w:rsid w:val="00394C15"/>
    <w:rsid w:val="00395862"/>
    <w:rsid w:val="00395F31"/>
    <w:rsid w:val="003962C7"/>
    <w:rsid w:val="003A09C4"/>
    <w:rsid w:val="003A2B8E"/>
    <w:rsid w:val="003A4F9D"/>
    <w:rsid w:val="003A6857"/>
    <w:rsid w:val="003B0604"/>
    <w:rsid w:val="003B0C1B"/>
    <w:rsid w:val="003B6055"/>
    <w:rsid w:val="003B6C75"/>
    <w:rsid w:val="003B7DB2"/>
    <w:rsid w:val="003C0874"/>
    <w:rsid w:val="003C1868"/>
    <w:rsid w:val="003D05BA"/>
    <w:rsid w:val="003D4D93"/>
    <w:rsid w:val="003D51A2"/>
    <w:rsid w:val="003E0EE1"/>
    <w:rsid w:val="003E1C10"/>
    <w:rsid w:val="003E2FC6"/>
    <w:rsid w:val="003F1C2F"/>
    <w:rsid w:val="003F2E75"/>
    <w:rsid w:val="003F3545"/>
    <w:rsid w:val="003F5553"/>
    <w:rsid w:val="003F5CAA"/>
    <w:rsid w:val="003F6139"/>
    <w:rsid w:val="003F6DA3"/>
    <w:rsid w:val="003F72A2"/>
    <w:rsid w:val="003F7695"/>
    <w:rsid w:val="003F7E54"/>
    <w:rsid w:val="00400032"/>
    <w:rsid w:val="00400104"/>
    <w:rsid w:val="00401459"/>
    <w:rsid w:val="00410648"/>
    <w:rsid w:val="0041139E"/>
    <w:rsid w:val="004151DE"/>
    <w:rsid w:val="00420D51"/>
    <w:rsid w:val="00420F16"/>
    <w:rsid w:val="0042377D"/>
    <w:rsid w:val="004264BB"/>
    <w:rsid w:val="00427A4C"/>
    <w:rsid w:val="00430279"/>
    <w:rsid w:val="00430C6A"/>
    <w:rsid w:val="00430F28"/>
    <w:rsid w:val="004314B5"/>
    <w:rsid w:val="00435DCD"/>
    <w:rsid w:val="0043747D"/>
    <w:rsid w:val="00444480"/>
    <w:rsid w:val="00445131"/>
    <w:rsid w:val="004464D6"/>
    <w:rsid w:val="00450510"/>
    <w:rsid w:val="00450FB7"/>
    <w:rsid w:val="0045187C"/>
    <w:rsid w:val="004518F6"/>
    <w:rsid w:val="00454232"/>
    <w:rsid w:val="00454371"/>
    <w:rsid w:val="004571F1"/>
    <w:rsid w:val="00461051"/>
    <w:rsid w:val="00462880"/>
    <w:rsid w:val="00463DE3"/>
    <w:rsid w:val="0046513E"/>
    <w:rsid w:val="0047180F"/>
    <w:rsid w:val="004725B2"/>
    <w:rsid w:val="00475792"/>
    <w:rsid w:val="00476194"/>
    <w:rsid w:val="004761E6"/>
    <w:rsid w:val="004800F6"/>
    <w:rsid w:val="004803D9"/>
    <w:rsid w:val="00481FA1"/>
    <w:rsid w:val="00483597"/>
    <w:rsid w:val="004876D0"/>
    <w:rsid w:val="004910C6"/>
    <w:rsid w:val="00491ED5"/>
    <w:rsid w:val="00492E1F"/>
    <w:rsid w:val="004A2EAB"/>
    <w:rsid w:val="004A2FA3"/>
    <w:rsid w:val="004A415C"/>
    <w:rsid w:val="004A4B74"/>
    <w:rsid w:val="004A50BB"/>
    <w:rsid w:val="004A61C5"/>
    <w:rsid w:val="004A6F3A"/>
    <w:rsid w:val="004B0D3B"/>
    <w:rsid w:val="004B2927"/>
    <w:rsid w:val="004B2DAF"/>
    <w:rsid w:val="004B3316"/>
    <w:rsid w:val="004B4583"/>
    <w:rsid w:val="004B55C8"/>
    <w:rsid w:val="004B57AD"/>
    <w:rsid w:val="004B603E"/>
    <w:rsid w:val="004B79E9"/>
    <w:rsid w:val="004C294C"/>
    <w:rsid w:val="004C3520"/>
    <w:rsid w:val="004C3A4F"/>
    <w:rsid w:val="004C62F0"/>
    <w:rsid w:val="004D0139"/>
    <w:rsid w:val="004D18F0"/>
    <w:rsid w:val="004D2CBE"/>
    <w:rsid w:val="004D2DE4"/>
    <w:rsid w:val="004D57F2"/>
    <w:rsid w:val="004D6D0F"/>
    <w:rsid w:val="004E0602"/>
    <w:rsid w:val="004E4A07"/>
    <w:rsid w:val="004F28E4"/>
    <w:rsid w:val="004F3F9F"/>
    <w:rsid w:val="004F43EA"/>
    <w:rsid w:val="004F6D63"/>
    <w:rsid w:val="004F7C90"/>
    <w:rsid w:val="005048BB"/>
    <w:rsid w:val="00505019"/>
    <w:rsid w:val="005054EE"/>
    <w:rsid w:val="005067A5"/>
    <w:rsid w:val="00510AB7"/>
    <w:rsid w:val="00511C6D"/>
    <w:rsid w:val="0051205C"/>
    <w:rsid w:val="00513C5A"/>
    <w:rsid w:val="0051402C"/>
    <w:rsid w:val="00521E64"/>
    <w:rsid w:val="005237BC"/>
    <w:rsid w:val="00527A77"/>
    <w:rsid w:val="00530508"/>
    <w:rsid w:val="00534CA6"/>
    <w:rsid w:val="00535937"/>
    <w:rsid w:val="0054034D"/>
    <w:rsid w:val="00540F17"/>
    <w:rsid w:val="00541B7A"/>
    <w:rsid w:val="00541C13"/>
    <w:rsid w:val="00542C55"/>
    <w:rsid w:val="00543A04"/>
    <w:rsid w:val="00544B24"/>
    <w:rsid w:val="00544DE4"/>
    <w:rsid w:val="0054546D"/>
    <w:rsid w:val="005478D7"/>
    <w:rsid w:val="00550C53"/>
    <w:rsid w:val="0055451E"/>
    <w:rsid w:val="0055578B"/>
    <w:rsid w:val="005604D1"/>
    <w:rsid w:val="005629DE"/>
    <w:rsid w:val="0056321D"/>
    <w:rsid w:val="00565A50"/>
    <w:rsid w:val="00566A44"/>
    <w:rsid w:val="00570B4E"/>
    <w:rsid w:val="00572CF6"/>
    <w:rsid w:val="0057361F"/>
    <w:rsid w:val="005739FC"/>
    <w:rsid w:val="005748EF"/>
    <w:rsid w:val="00576A60"/>
    <w:rsid w:val="00581203"/>
    <w:rsid w:val="00584D01"/>
    <w:rsid w:val="0058661E"/>
    <w:rsid w:val="0058744C"/>
    <w:rsid w:val="00592095"/>
    <w:rsid w:val="0059225C"/>
    <w:rsid w:val="005924BE"/>
    <w:rsid w:val="00592AFC"/>
    <w:rsid w:val="00594A43"/>
    <w:rsid w:val="005A2E86"/>
    <w:rsid w:val="005A53FD"/>
    <w:rsid w:val="005A6FC1"/>
    <w:rsid w:val="005B2FE7"/>
    <w:rsid w:val="005B31CD"/>
    <w:rsid w:val="005B34AE"/>
    <w:rsid w:val="005B4693"/>
    <w:rsid w:val="005B4F1C"/>
    <w:rsid w:val="005B736F"/>
    <w:rsid w:val="005B758E"/>
    <w:rsid w:val="005C05E3"/>
    <w:rsid w:val="005C2E17"/>
    <w:rsid w:val="005C34A0"/>
    <w:rsid w:val="005C3A8A"/>
    <w:rsid w:val="005C470F"/>
    <w:rsid w:val="005C7599"/>
    <w:rsid w:val="005D09CE"/>
    <w:rsid w:val="005D25C1"/>
    <w:rsid w:val="005D2DAD"/>
    <w:rsid w:val="005D4DFB"/>
    <w:rsid w:val="005D6862"/>
    <w:rsid w:val="005D695F"/>
    <w:rsid w:val="005D733E"/>
    <w:rsid w:val="005E4949"/>
    <w:rsid w:val="005E622D"/>
    <w:rsid w:val="005E76BA"/>
    <w:rsid w:val="005F032E"/>
    <w:rsid w:val="005F06A6"/>
    <w:rsid w:val="005F43C5"/>
    <w:rsid w:val="005F50F3"/>
    <w:rsid w:val="005F58E6"/>
    <w:rsid w:val="0060100C"/>
    <w:rsid w:val="00605759"/>
    <w:rsid w:val="00605778"/>
    <w:rsid w:val="006060FA"/>
    <w:rsid w:val="00612F57"/>
    <w:rsid w:val="0061344C"/>
    <w:rsid w:val="0061517D"/>
    <w:rsid w:val="0061624D"/>
    <w:rsid w:val="0061700C"/>
    <w:rsid w:val="006171C7"/>
    <w:rsid w:val="00620DD6"/>
    <w:rsid w:val="00622D87"/>
    <w:rsid w:val="006322AD"/>
    <w:rsid w:val="006324E7"/>
    <w:rsid w:val="006333CB"/>
    <w:rsid w:val="006337F5"/>
    <w:rsid w:val="006359F2"/>
    <w:rsid w:val="00635CF9"/>
    <w:rsid w:val="00635E44"/>
    <w:rsid w:val="00635EBD"/>
    <w:rsid w:val="00637A8B"/>
    <w:rsid w:val="0064010D"/>
    <w:rsid w:val="006424E3"/>
    <w:rsid w:val="0064288A"/>
    <w:rsid w:val="006444B8"/>
    <w:rsid w:val="00646CE6"/>
    <w:rsid w:val="00654401"/>
    <w:rsid w:val="0065479D"/>
    <w:rsid w:val="00654C04"/>
    <w:rsid w:val="006602DE"/>
    <w:rsid w:val="0066320B"/>
    <w:rsid w:val="00670E02"/>
    <w:rsid w:val="00670EDE"/>
    <w:rsid w:val="00671A5F"/>
    <w:rsid w:val="0067465B"/>
    <w:rsid w:val="0068246F"/>
    <w:rsid w:val="006865BD"/>
    <w:rsid w:val="00687BEA"/>
    <w:rsid w:val="0069005D"/>
    <w:rsid w:val="00691554"/>
    <w:rsid w:val="00692529"/>
    <w:rsid w:val="00692EE7"/>
    <w:rsid w:val="00695C1D"/>
    <w:rsid w:val="00695E77"/>
    <w:rsid w:val="0069771A"/>
    <w:rsid w:val="006A0E9B"/>
    <w:rsid w:val="006A20A0"/>
    <w:rsid w:val="006A3AF3"/>
    <w:rsid w:val="006A4ED8"/>
    <w:rsid w:val="006A52F5"/>
    <w:rsid w:val="006A681D"/>
    <w:rsid w:val="006B0D55"/>
    <w:rsid w:val="006B1C1B"/>
    <w:rsid w:val="006B23C7"/>
    <w:rsid w:val="006B5651"/>
    <w:rsid w:val="006B5DFA"/>
    <w:rsid w:val="006B6AC7"/>
    <w:rsid w:val="006B6D72"/>
    <w:rsid w:val="006C157C"/>
    <w:rsid w:val="006C362C"/>
    <w:rsid w:val="006C3D39"/>
    <w:rsid w:val="006C4649"/>
    <w:rsid w:val="006C69C1"/>
    <w:rsid w:val="006C6F8A"/>
    <w:rsid w:val="006D00BB"/>
    <w:rsid w:val="006D1D2D"/>
    <w:rsid w:val="006D28EA"/>
    <w:rsid w:val="006D3423"/>
    <w:rsid w:val="006D4A7A"/>
    <w:rsid w:val="006D55A5"/>
    <w:rsid w:val="006D5A40"/>
    <w:rsid w:val="006D7AE6"/>
    <w:rsid w:val="006D7CD5"/>
    <w:rsid w:val="006E22AE"/>
    <w:rsid w:val="006E5D5C"/>
    <w:rsid w:val="006F04BB"/>
    <w:rsid w:val="006F0BD8"/>
    <w:rsid w:val="006F1C5E"/>
    <w:rsid w:val="006F2FAF"/>
    <w:rsid w:val="006F4DAF"/>
    <w:rsid w:val="006F5E80"/>
    <w:rsid w:val="00705E28"/>
    <w:rsid w:val="007126D2"/>
    <w:rsid w:val="00712CF8"/>
    <w:rsid w:val="00717CC2"/>
    <w:rsid w:val="0072067C"/>
    <w:rsid w:val="00720F8B"/>
    <w:rsid w:val="0072125A"/>
    <w:rsid w:val="007212D7"/>
    <w:rsid w:val="00721826"/>
    <w:rsid w:val="007244D4"/>
    <w:rsid w:val="00726774"/>
    <w:rsid w:val="007313D5"/>
    <w:rsid w:val="0073267B"/>
    <w:rsid w:val="0073315F"/>
    <w:rsid w:val="00733672"/>
    <w:rsid w:val="00741480"/>
    <w:rsid w:val="007436BA"/>
    <w:rsid w:val="00744295"/>
    <w:rsid w:val="00746D2F"/>
    <w:rsid w:val="00751132"/>
    <w:rsid w:val="00751AF2"/>
    <w:rsid w:val="00752E72"/>
    <w:rsid w:val="00755090"/>
    <w:rsid w:val="00756D49"/>
    <w:rsid w:val="00757EAC"/>
    <w:rsid w:val="00761A07"/>
    <w:rsid w:val="00761B6F"/>
    <w:rsid w:val="00762D4E"/>
    <w:rsid w:val="0076698E"/>
    <w:rsid w:val="007716AA"/>
    <w:rsid w:val="00773577"/>
    <w:rsid w:val="00773C63"/>
    <w:rsid w:val="00773D80"/>
    <w:rsid w:val="0077520F"/>
    <w:rsid w:val="00776A66"/>
    <w:rsid w:val="007805F5"/>
    <w:rsid w:val="00780F64"/>
    <w:rsid w:val="0078216A"/>
    <w:rsid w:val="007873FA"/>
    <w:rsid w:val="007903DC"/>
    <w:rsid w:val="0079465E"/>
    <w:rsid w:val="00795958"/>
    <w:rsid w:val="007A316C"/>
    <w:rsid w:val="007A517C"/>
    <w:rsid w:val="007A5E80"/>
    <w:rsid w:val="007A6841"/>
    <w:rsid w:val="007A6948"/>
    <w:rsid w:val="007A7596"/>
    <w:rsid w:val="007A79B2"/>
    <w:rsid w:val="007B38A0"/>
    <w:rsid w:val="007B3B4E"/>
    <w:rsid w:val="007B4153"/>
    <w:rsid w:val="007B4432"/>
    <w:rsid w:val="007B45FB"/>
    <w:rsid w:val="007B4DFB"/>
    <w:rsid w:val="007B5168"/>
    <w:rsid w:val="007B5497"/>
    <w:rsid w:val="007C0CF6"/>
    <w:rsid w:val="007C1A37"/>
    <w:rsid w:val="007C27B2"/>
    <w:rsid w:val="007C3EA4"/>
    <w:rsid w:val="007C5002"/>
    <w:rsid w:val="007C6953"/>
    <w:rsid w:val="007C7119"/>
    <w:rsid w:val="007D0245"/>
    <w:rsid w:val="007D2125"/>
    <w:rsid w:val="007D25B5"/>
    <w:rsid w:val="007D39CE"/>
    <w:rsid w:val="007D39F2"/>
    <w:rsid w:val="007D3F5D"/>
    <w:rsid w:val="007D49C6"/>
    <w:rsid w:val="007D51DB"/>
    <w:rsid w:val="007D5950"/>
    <w:rsid w:val="007D5DBB"/>
    <w:rsid w:val="007D7385"/>
    <w:rsid w:val="007E17B2"/>
    <w:rsid w:val="007E3B19"/>
    <w:rsid w:val="007E4A51"/>
    <w:rsid w:val="007E63BB"/>
    <w:rsid w:val="007F24C3"/>
    <w:rsid w:val="007F3DE4"/>
    <w:rsid w:val="007F4093"/>
    <w:rsid w:val="007F6E9B"/>
    <w:rsid w:val="008018E1"/>
    <w:rsid w:val="00804C1E"/>
    <w:rsid w:val="008107C3"/>
    <w:rsid w:val="008108EC"/>
    <w:rsid w:val="00812101"/>
    <w:rsid w:val="00817FF6"/>
    <w:rsid w:val="0082000D"/>
    <w:rsid w:val="008200FB"/>
    <w:rsid w:val="00823D75"/>
    <w:rsid w:val="008263F7"/>
    <w:rsid w:val="00826A09"/>
    <w:rsid w:val="00827B40"/>
    <w:rsid w:val="008313A6"/>
    <w:rsid w:val="00833480"/>
    <w:rsid w:val="0083361A"/>
    <w:rsid w:val="00835A4F"/>
    <w:rsid w:val="008365C0"/>
    <w:rsid w:val="00836B83"/>
    <w:rsid w:val="008379B3"/>
    <w:rsid w:val="008428D5"/>
    <w:rsid w:val="00844D69"/>
    <w:rsid w:val="00846702"/>
    <w:rsid w:val="008510B0"/>
    <w:rsid w:val="00853D6D"/>
    <w:rsid w:val="00854446"/>
    <w:rsid w:val="00857A55"/>
    <w:rsid w:val="00867254"/>
    <w:rsid w:val="008678E8"/>
    <w:rsid w:val="00867D7F"/>
    <w:rsid w:val="00870252"/>
    <w:rsid w:val="00872AF5"/>
    <w:rsid w:val="008750F3"/>
    <w:rsid w:val="008756D0"/>
    <w:rsid w:val="00876C89"/>
    <w:rsid w:val="008774A2"/>
    <w:rsid w:val="00881CA3"/>
    <w:rsid w:val="00890DE4"/>
    <w:rsid w:val="00892179"/>
    <w:rsid w:val="008A0BDD"/>
    <w:rsid w:val="008A41E1"/>
    <w:rsid w:val="008A733B"/>
    <w:rsid w:val="008B0025"/>
    <w:rsid w:val="008B3AE0"/>
    <w:rsid w:val="008B5058"/>
    <w:rsid w:val="008B620B"/>
    <w:rsid w:val="008B735C"/>
    <w:rsid w:val="008B7B11"/>
    <w:rsid w:val="008C0090"/>
    <w:rsid w:val="008C41E5"/>
    <w:rsid w:val="008C6878"/>
    <w:rsid w:val="008D08A3"/>
    <w:rsid w:val="008D3118"/>
    <w:rsid w:val="008E0F8D"/>
    <w:rsid w:val="008E35BB"/>
    <w:rsid w:val="008E4E7A"/>
    <w:rsid w:val="008E6768"/>
    <w:rsid w:val="008E6C35"/>
    <w:rsid w:val="008F2CB8"/>
    <w:rsid w:val="008F45EF"/>
    <w:rsid w:val="008F495F"/>
    <w:rsid w:val="008F671C"/>
    <w:rsid w:val="008F6A3D"/>
    <w:rsid w:val="008F7123"/>
    <w:rsid w:val="00904188"/>
    <w:rsid w:val="009077B5"/>
    <w:rsid w:val="00907B13"/>
    <w:rsid w:val="009102D1"/>
    <w:rsid w:val="00913251"/>
    <w:rsid w:val="00915B7A"/>
    <w:rsid w:val="00917284"/>
    <w:rsid w:val="00917741"/>
    <w:rsid w:val="00920C53"/>
    <w:rsid w:val="009211B5"/>
    <w:rsid w:val="009233F9"/>
    <w:rsid w:val="00924B2D"/>
    <w:rsid w:val="00925E12"/>
    <w:rsid w:val="00936929"/>
    <w:rsid w:val="00936A2C"/>
    <w:rsid w:val="00937DE5"/>
    <w:rsid w:val="00944F04"/>
    <w:rsid w:val="009453E3"/>
    <w:rsid w:val="00950AFF"/>
    <w:rsid w:val="00951384"/>
    <w:rsid w:val="00951C2D"/>
    <w:rsid w:val="0095238B"/>
    <w:rsid w:val="00955181"/>
    <w:rsid w:val="00957DB7"/>
    <w:rsid w:val="00961E98"/>
    <w:rsid w:val="00963448"/>
    <w:rsid w:val="00964F09"/>
    <w:rsid w:val="00964F64"/>
    <w:rsid w:val="009657D9"/>
    <w:rsid w:val="00966FCE"/>
    <w:rsid w:val="00975350"/>
    <w:rsid w:val="00980EE2"/>
    <w:rsid w:val="00983A93"/>
    <w:rsid w:val="00983ACB"/>
    <w:rsid w:val="0098423E"/>
    <w:rsid w:val="0098476F"/>
    <w:rsid w:val="009853DC"/>
    <w:rsid w:val="0098679A"/>
    <w:rsid w:val="00987DB5"/>
    <w:rsid w:val="009943D3"/>
    <w:rsid w:val="009947B1"/>
    <w:rsid w:val="00995E3A"/>
    <w:rsid w:val="00995EC8"/>
    <w:rsid w:val="009A062F"/>
    <w:rsid w:val="009A1E03"/>
    <w:rsid w:val="009A2619"/>
    <w:rsid w:val="009A2CC4"/>
    <w:rsid w:val="009A3F32"/>
    <w:rsid w:val="009A5402"/>
    <w:rsid w:val="009B071D"/>
    <w:rsid w:val="009B36BF"/>
    <w:rsid w:val="009B6C55"/>
    <w:rsid w:val="009C05EA"/>
    <w:rsid w:val="009C644B"/>
    <w:rsid w:val="009C656E"/>
    <w:rsid w:val="009D0643"/>
    <w:rsid w:val="009D3582"/>
    <w:rsid w:val="009D4580"/>
    <w:rsid w:val="009D78E1"/>
    <w:rsid w:val="009D7CEB"/>
    <w:rsid w:val="009E0A7A"/>
    <w:rsid w:val="009E0DC4"/>
    <w:rsid w:val="009E39A1"/>
    <w:rsid w:val="009E4C33"/>
    <w:rsid w:val="009E6854"/>
    <w:rsid w:val="009E6EF6"/>
    <w:rsid w:val="009F2181"/>
    <w:rsid w:val="009F53EE"/>
    <w:rsid w:val="00A00916"/>
    <w:rsid w:val="00A1354A"/>
    <w:rsid w:val="00A236DA"/>
    <w:rsid w:val="00A275B3"/>
    <w:rsid w:val="00A31290"/>
    <w:rsid w:val="00A3209B"/>
    <w:rsid w:val="00A32EDC"/>
    <w:rsid w:val="00A409CE"/>
    <w:rsid w:val="00A41FD1"/>
    <w:rsid w:val="00A42A9E"/>
    <w:rsid w:val="00A42ABB"/>
    <w:rsid w:val="00A4377E"/>
    <w:rsid w:val="00A442E8"/>
    <w:rsid w:val="00A45A07"/>
    <w:rsid w:val="00A4677C"/>
    <w:rsid w:val="00A47D74"/>
    <w:rsid w:val="00A51F32"/>
    <w:rsid w:val="00A5290C"/>
    <w:rsid w:val="00A545DB"/>
    <w:rsid w:val="00A55C77"/>
    <w:rsid w:val="00A56254"/>
    <w:rsid w:val="00A61331"/>
    <w:rsid w:val="00A62484"/>
    <w:rsid w:val="00A63E14"/>
    <w:rsid w:val="00A663C4"/>
    <w:rsid w:val="00A71797"/>
    <w:rsid w:val="00A7744B"/>
    <w:rsid w:val="00A81D6B"/>
    <w:rsid w:val="00A82460"/>
    <w:rsid w:val="00A82E62"/>
    <w:rsid w:val="00A8496F"/>
    <w:rsid w:val="00A85584"/>
    <w:rsid w:val="00A856E1"/>
    <w:rsid w:val="00A85A3B"/>
    <w:rsid w:val="00A85A61"/>
    <w:rsid w:val="00A85E15"/>
    <w:rsid w:val="00A8673B"/>
    <w:rsid w:val="00A912F2"/>
    <w:rsid w:val="00AA45E4"/>
    <w:rsid w:val="00AA4B9A"/>
    <w:rsid w:val="00AA5A95"/>
    <w:rsid w:val="00AA692E"/>
    <w:rsid w:val="00AA6A4C"/>
    <w:rsid w:val="00AB260F"/>
    <w:rsid w:val="00AB2856"/>
    <w:rsid w:val="00AC125A"/>
    <w:rsid w:val="00AC127D"/>
    <w:rsid w:val="00AC1752"/>
    <w:rsid w:val="00AC377F"/>
    <w:rsid w:val="00AC42FA"/>
    <w:rsid w:val="00AC5EB0"/>
    <w:rsid w:val="00AD1218"/>
    <w:rsid w:val="00AD12A4"/>
    <w:rsid w:val="00AD2F25"/>
    <w:rsid w:val="00AD5CE0"/>
    <w:rsid w:val="00AD7A66"/>
    <w:rsid w:val="00AE1012"/>
    <w:rsid w:val="00AE12FF"/>
    <w:rsid w:val="00AE3C28"/>
    <w:rsid w:val="00AE4ACA"/>
    <w:rsid w:val="00AE53E1"/>
    <w:rsid w:val="00AE6AFB"/>
    <w:rsid w:val="00AF0D41"/>
    <w:rsid w:val="00AF24AD"/>
    <w:rsid w:val="00AF5BA0"/>
    <w:rsid w:val="00B00665"/>
    <w:rsid w:val="00B01810"/>
    <w:rsid w:val="00B05066"/>
    <w:rsid w:val="00B06DF1"/>
    <w:rsid w:val="00B102A7"/>
    <w:rsid w:val="00B1096D"/>
    <w:rsid w:val="00B112B2"/>
    <w:rsid w:val="00B112FE"/>
    <w:rsid w:val="00B13E2C"/>
    <w:rsid w:val="00B14CCF"/>
    <w:rsid w:val="00B154F3"/>
    <w:rsid w:val="00B237EB"/>
    <w:rsid w:val="00B24579"/>
    <w:rsid w:val="00B24C79"/>
    <w:rsid w:val="00B26155"/>
    <w:rsid w:val="00B27C49"/>
    <w:rsid w:val="00B30543"/>
    <w:rsid w:val="00B30CF3"/>
    <w:rsid w:val="00B3122C"/>
    <w:rsid w:val="00B323F1"/>
    <w:rsid w:val="00B32641"/>
    <w:rsid w:val="00B328D4"/>
    <w:rsid w:val="00B33134"/>
    <w:rsid w:val="00B40912"/>
    <w:rsid w:val="00B46EFA"/>
    <w:rsid w:val="00B542C8"/>
    <w:rsid w:val="00B55AA1"/>
    <w:rsid w:val="00B6220B"/>
    <w:rsid w:val="00B625C4"/>
    <w:rsid w:val="00B6393E"/>
    <w:rsid w:val="00B63948"/>
    <w:rsid w:val="00B64C5C"/>
    <w:rsid w:val="00B76D6F"/>
    <w:rsid w:val="00B77E01"/>
    <w:rsid w:val="00B803A0"/>
    <w:rsid w:val="00B8186A"/>
    <w:rsid w:val="00B82048"/>
    <w:rsid w:val="00B82826"/>
    <w:rsid w:val="00B84857"/>
    <w:rsid w:val="00B864D8"/>
    <w:rsid w:val="00B872B3"/>
    <w:rsid w:val="00B87827"/>
    <w:rsid w:val="00B87BAF"/>
    <w:rsid w:val="00B93545"/>
    <w:rsid w:val="00B9402A"/>
    <w:rsid w:val="00B95029"/>
    <w:rsid w:val="00B96236"/>
    <w:rsid w:val="00BA57BC"/>
    <w:rsid w:val="00BA67AB"/>
    <w:rsid w:val="00BA6A85"/>
    <w:rsid w:val="00BB3507"/>
    <w:rsid w:val="00BB4D8D"/>
    <w:rsid w:val="00BB5E07"/>
    <w:rsid w:val="00BB5E34"/>
    <w:rsid w:val="00BB734F"/>
    <w:rsid w:val="00BB7F53"/>
    <w:rsid w:val="00BC0EFA"/>
    <w:rsid w:val="00BC4C82"/>
    <w:rsid w:val="00BC543F"/>
    <w:rsid w:val="00BC5ED8"/>
    <w:rsid w:val="00BC5FA7"/>
    <w:rsid w:val="00BC604B"/>
    <w:rsid w:val="00BC6AE2"/>
    <w:rsid w:val="00BD4062"/>
    <w:rsid w:val="00BD4308"/>
    <w:rsid w:val="00BD5163"/>
    <w:rsid w:val="00BD6F88"/>
    <w:rsid w:val="00BE103F"/>
    <w:rsid w:val="00BE496E"/>
    <w:rsid w:val="00BE542F"/>
    <w:rsid w:val="00BF1CA9"/>
    <w:rsid w:val="00BF2D95"/>
    <w:rsid w:val="00BF2F7D"/>
    <w:rsid w:val="00BF2F9A"/>
    <w:rsid w:val="00BF56AE"/>
    <w:rsid w:val="00BF5AE8"/>
    <w:rsid w:val="00BF5DD4"/>
    <w:rsid w:val="00BF706E"/>
    <w:rsid w:val="00C01309"/>
    <w:rsid w:val="00C01368"/>
    <w:rsid w:val="00C01BED"/>
    <w:rsid w:val="00C026A4"/>
    <w:rsid w:val="00C02F00"/>
    <w:rsid w:val="00C07421"/>
    <w:rsid w:val="00C10880"/>
    <w:rsid w:val="00C12505"/>
    <w:rsid w:val="00C12C0E"/>
    <w:rsid w:val="00C150F4"/>
    <w:rsid w:val="00C16A39"/>
    <w:rsid w:val="00C16A41"/>
    <w:rsid w:val="00C16CF4"/>
    <w:rsid w:val="00C2045F"/>
    <w:rsid w:val="00C2243E"/>
    <w:rsid w:val="00C22A10"/>
    <w:rsid w:val="00C230B1"/>
    <w:rsid w:val="00C243CC"/>
    <w:rsid w:val="00C24E1C"/>
    <w:rsid w:val="00C2598E"/>
    <w:rsid w:val="00C31D02"/>
    <w:rsid w:val="00C32D0C"/>
    <w:rsid w:val="00C3362B"/>
    <w:rsid w:val="00C35902"/>
    <w:rsid w:val="00C36F0E"/>
    <w:rsid w:val="00C41FDE"/>
    <w:rsid w:val="00C452E2"/>
    <w:rsid w:val="00C463D1"/>
    <w:rsid w:val="00C4700F"/>
    <w:rsid w:val="00C50DA1"/>
    <w:rsid w:val="00C576A3"/>
    <w:rsid w:val="00C576DE"/>
    <w:rsid w:val="00C60029"/>
    <w:rsid w:val="00C6574B"/>
    <w:rsid w:val="00C65861"/>
    <w:rsid w:val="00C66D3C"/>
    <w:rsid w:val="00C6784E"/>
    <w:rsid w:val="00C70FA9"/>
    <w:rsid w:val="00C714C4"/>
    <w:rsid w:val="00C7257C"/>
    <w:rsid w:val="00C748A0"/>
    <w:rsid w:val="00C76986"/>
    <w:rsid w:val="00C77309"/>
    <w:rsid w:val="00C81DAB"/>
    <w:rsid w:val="00C84C3D"/>
    <w:rsid w:val="00C851F1"/>
    <w:rsid w:val="00C8565B"/>
    <w:rsid w:val="00C85EC7"/>
    <w:rsid w:val="00C86865"/>
    <w:rsid w:val="00C91909"/>
    <w:rsid w:val="00C92531"/>
    <w:rsid w:val="00C93861"/>
    <w:rsid w:val="00C953EC"/>
    <w:rsid w:val="00C957E8"/>
    <w:rsid w:val="00C9625F"/>
    <w:rsid w:val="00CA18E8"/>
    <w:rsid w:val="00CA4437"/>
    <w:rsid w:val="00CA6C72"/>
    <w:rsid w:val="00CB1959"/>
    <w:rsid w:val="00CB19A0"/>
    <w:rsid w:val="00CC2E0C"/>
    <w:rsid w:val="00CC34C9"/>
    <w:rsid w:val="00CC3A32"/>
    <w:rsid w:val="00CC43C2"/>
    <w:rsid w:val="00CC4ADD"/>
    <w:rsid w:val="00CC77EE"/>
    <w:rsid w:val="00CD01A2"/>
    <w:rsid w:val="00CD07DF"/>
    <w:rsid w:val="00CD4864"/>
    <w:rsid w:val="00CD5A1B"/>
    <w:rsid w:val="00CD72E8"/>
    <w:rsid w:val="00CD78CB"/>
    <w:rsid w:val="00CD7FDC"/>
    <w:rsid w:val="00CE3F41"/>
    <w:rsid w:val="00CE6762"/>
    <w:rsid w:val="00CE719A"/>
    <w:rsid w:val="00CE7917"/>
    <w:rsid w:val="00CF1818"/>
    <w:rsid w:val="00CF1C3F"/>
    <w:rsid w:val="00D002C4"/>
    <w:rsid w:val="00D00EEC"/>
    <w:rsid w:val="00D00F31"/>
    <w:rsid w:val="00D0130C"/>
    <w:rsid w:val="00D018C3"/>
    <w:rsid w:val="00D03889"/>
    <w:rsid w:val="00D059A1"/>
    <w:rsid w:val="00D065C3"/>
    <w:rsid w:val="00D06C89"/>
    <w:rsid w:val="00D070EC"/>
    <w:rsid w:val="00D12DA7"/>
    <w:rsid w:val="00D13BB2"/>
    <w:rsid w:val="00D14E45"/>
    <w:rsid w:val="00D205B8"/>
    <w:rsid w:val="00D20CD7"/>
    <w:rsid w:val="00D2193F"/>
    <w:rsid w:val="00D2196B"/>
    <w:rsid w:val="00D30D55"/>
    <w:rsid w:val="00D3114D"/>
    <w:rsid w:val="00D33BA6"/>
    <w:rsid w:val="00D35EB7"/>
    <w:rsid w:val="00D402C1"/>
    <w:rsid w:val="00D44F86"/>
    <w:rsid w:val="00D50ED1"/>
    <w:rsid w:val="00D524DE"/>
    <w:rsid w:val="00D56ACE"/>
    <w:rsid w:val="00D57285"/>
    <w:rsid w:val="00D57F15"/>
    <w:rsid w:val="00D611A2"/>
    <w:rsid w:val="00D61C01"/>
    <w:rsid w:val="00D63C26"/>
    <w:rsid w:val="00D6519F"/>
    <w:rsid w:val="00D65F69"/>
    <w:rsid w:val="00D66AFF"/>
    <w:rsid w:val="00D67C65"/>
    <w:rsid w:val="00D67E88"/>
    <w:rsid w:val="00D71EE3"/>
    <w:rsid w:val="00D748B8"/>
    <w:rsid w:val="00D77F0A"/>
    <w:rsid w:val="00D81204"/>
    <w:rsid w:val="00D82012"/>
    <w:rsid w:val="00D824CE"/>
    <w:rsid w:val="00D82890"/>
    <w:rsid w:val="00D835CE"/>
    <w:rsid w:val="00D838ED"/>
    <w:rsid w:val="00D84736"/>
    <w:rsid w:val="00D84D6E"/>
    <w:rsid w:val="00D84DE1"/>
    <w:rsid w:val="00D86508"/>
    <w:rsid w:val="00D90093"/>
    <w:rsid w:val="00D9023E"/>
    <w:rsid w:val="00D90F91"/>
    <w:rsid w:val="00D9189C"/>
    <w:rsid w:val="00D94131"/>
    <w:rsid w:val="00D94A68"/>
    <w:rsid w:val="00D95E33"/>
    <w:rsid w:val="00D965A2"/>
    <w:rsid w:val="00DA1C1E"/>
    <w:rsid w:val="00DA2D33"/>
    <w:rsid w:val="00DA5CAF"/>
    <w:rsid w:val="00DB0727"/>
    <w:rsid w:val="00DB1E14"/>
    <w:rsid w:val="00DB4811"/>
    <w:rsid w:val="00DB5302"/>
    <w:rsid w:val="00DB54F2"/>
    <w:rsid w:val="00DB64AD"/>
    <w:rsid w:val="00DB6A12"/>
    <w:rsid w:val="00DC12B0"/>
    <w:rsid w:val="00DC1555"/>
    <w:rsid w:val="00DC778D"/>
    <w:rsid w:val="00DD12E2"/>
    <w:rsid w:val="00DD1781"/>
    <w:rsid w:val="00DD1EA8"/>
    <w:rsid w:val="00DD4DDE"/>
    <w:rsid w:val="00DD51AC"/>
    <w:rsid w:val="00DE0CD2"/>
    <w:rsid w:val="00DE12CF"/>
    <w:rsid w:val="00DE17CA"/>
    <w:rsid w:val="00DE3163"/>
    <w:rsid w:val="00DE42EA"/>
    <w:rsid w:val="00DE4B91"/>
    <w:rsid w:val="00DE5209"/>
    <w:rsid w:val="00DE5DCA"/>
    <w:rsid w:val="00DE72FA"/>
    <w:rsid w:val="00DF7F22"/>
    <w:rsid w:val="00E01A00"/>
    <w:rsid w:val="00E05002"/>
    <w:rsid w:val="00E059F8"/>
    <w:rsid w:val="00E10419"/>
    <w:rsid w:val="00E10F4E"/>
    <w:rsid w:val="00E14017"/>
    <w:rsid w:val="00E1440B"/>
    <w:rsid w:val="00E1519D"/>
    <w:rsid w:val="00E16BAC"/>
    <w:rsid w:val="00E16E4F"/>
    <w:rsid w:val="00E20FB7"/>
    <w:rsid w:val="00E22976"/>
    <w:rsid w:val="00E32960"/>
    <w:rsid w:val="00E32DB6"/>
    <w:rsid w:val="00E35015"/>
    <w:rsid w:val="00E364BA"/>
    <w:rsid w:val="00E36614"/>
    <w:rsid w:val="00E36960"/>
    <w:rsid w:val="00E41B7F"/>
    <w:rsid w:val="00E4369C"/>
    <w:rsid w:val="00E45A8B"/>
    <w:rsid w:val="00E51248"/>
    <w:rsid w:val="00E538F6"/>
    <w:rsid w:val="00E54DCF"/>
    <w:rsid w:val="00E56A5D"/>
    <w:rsid w:val="00E57FA4"/>
    <w:rsid w:val="00E60DAA"/>
    <w:rsid w:val="00E62723"/>
    <w:rsid w:val="00E67652"/>
    <w:rsid w:val="00E7165A"/>
    <w:rsid w:val="00E73452"/>
    <w:rsid w:val="00E74E21"/>
    <w:rsid w:val="00E75C6E"/>
    <w:rsid w:val="00E862FB"/>
    <w:rsid w:val="00E86CF3"/>
    <w:rsid w:val="00E93665"/>
    <w:rsid w:val="00E93CE0"/>
    <w:rsid w:val="00E946DF"/>
    <w:rsid w:val="00E94ACF"/>
    <w:rsid w:val="00E973FA"/>
    <w:rsid w:val="00EA1CAA"/>
    <w:rsid w:val="00EA4CEF"/>
    <w:rsid w:val="00EA4F5A"/>
    <w:rsid w:val="00EA699D"/>
    <w:rsid w:val="00EB06E3"/>
    <w:rsid w:val="00EB289B"/>
    <w:rsid w:val="00EC0744"/>
    <w:rsid w:val="00EC1267"/>
    <w:rsid w:val="00EC136E"/>
    <w:rsid w:val="00ED0C96"/>
    <w:rsid w:val="00ED4182"/>
    <w:rsid w:val="00EE3D86"/>
    <w:rsid w:val="00EE3F9F"/>
    <w:rsid w:val="00EE46EE"/>
    <w:rsid w:val="00EE6993"/>
    <w:rsid w:val="00EE7A65"/>
    <w:rsid w:val="00EF3871"/>
    <w:rsid w:val="00EF4174"/>
    <w:rsid w:val="00EF5365"/>
    <w:rsid w:val="00EF5BB4"/>
    <w:rsid w:val="00EF65E8"/>
    <w:rsid w:val="00F02279"/>
    <w:rsid w:val="00F0259A"/>
    <w:rsid w:val="00F0306A"/>
    <w:rsid w:val="00F04215"/>
    <w:rsid w:val="00F064FE"/>
    <w:rsid w:val="00F11A47"/>
    <w:rsid w:val="00F11FC5"/>
    <w:rsid w:val="00F13BF1"/>
    <w:rsid w:val="00F14533"/>
    <w:rsid w:val="00F156FC"/>
    <w:rsid w:val="00F244A1"/>
    <w:rsid w:val="00F2739F"/>
    <w:rsid w:val="00F2791C"/>
    <w:rsid w:val="00F27B2E"/>
    <w:rsid w:val="00F3252A"/>
    <w:rsid w:val="00F34214"/>
    <w:rsid w:val="00F3474D"/>
    <w:rsid w:val="00F436B4"/>
    <w:rsid w:val="00F447AC"/>
    <w:rsid w:val="00F47062"/>
    <w:rsid w:val="00F51A17"/>
    <w:rsid w:val="00F51E8B"/>
    <w:rsid w:val="00F57FB5"/>
    <w:rsid w:val="00F62B0F"/>
    <w:rsid w:val="00F62D6F"/>
    <w:rsid w:val="00F67BA3"/>
    <w:rsid w:val="00F73607"/>
    <w:rsid w:val="00F73F68"/>
    <w:rsid w:val="00F74FE8"/>
    <w:rsid w:val="00F750B0"/>
    <w:rsid w:val="00F763CB"/>
    <w:rsid w:val="00F80EC9"/>
    <w:rsid w:val="00F811D7"/>
    <w:rsid w:val="00F821DD"/>
    <w:rsid w:val="00F840D6"/>
    <w:rsid w:val="00F84804"/>
    <w:rsid w:val="00F90A57"/>
    <w:rsid w:val="00F90D52"/>
    <w:rsid w:val="00F9273B"/>
    <w:rsid w:val="00F93281"/>
    <w:rsid w:val="00F94A60"/>
    <w:rsid w:val="00FA261E"/>
    <w:rsid w:val="00FA4F28"/>
    <w:rsid w:val="00FB1D39"/>
    <w:rsid w:val="00FB5AE0"/>
    <w:rsid w:val="00FB64AA"/>
    <w:rsid w:val="00FB7DB0"/>
    <w:rsid w:val="00FC1457"/>
    <w:rsid w:val="00FC26DC"/>
    <w:rsid w:val="00FC43E9"/>
    <w:rsid w:val="00FC450E"/>
    <w:rsid w:val="00FD5205"/>
    <w:rsid w:val="00FE2299"/>
    <w:rsid w:val="00FE34D3"/>
    <w:rsid w:val="00FE6D68"/>
    <w:rsid w:val="00FE786D"/>
    <w:rsid w:val="00FF3FB3"/>
    <w:rsid w:val="00FF43CB"/>
    <w:rsid w:val="00FF5A84"/>
    <w:rsid w:val="00FF6E0C"/>
    <w:rsid w:val="2ACDB83E"/>
    <w:rsid w:val="63FB15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5A708A"/>
  <w15:chartTrackingRefBased/>
  <w15:docId w15:val="{80CEEB1C-A961-49FE-9FCB-58DF848DE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902"/>
    <w:pPr>
      <w:spacing w:after="120" w:line="240" w:lineRule="auto"/>
      <w:jc w:val="both"/>
    </w:pPr>
    <w:rPr>
      <w:rFonts w:ascii="Avenir Next LT Pro" w:hAnsi="Avenir Next LT Pro"/>
      <w:sz w:val="22"/>
      <w:lang w:val="en-GB"/>
    </w:rPr>
  </w:style>
  <w:style w:type="paragraph" w:styleId="Heading1">
    <w:name w:val="heading 1"/>
    <w:basedOn w:val="Normal"/>
    <w:next w:val="Normal"/>
    <w:link w:val="Heading1Char"/>
    <w:autoRedefine/>
    <w:uiPriority w:val="9"/>
    <w:qFormat/>
    <w:rsid w:val="00D065C3"/>
    <w:pPr>
      <w:keepNext/>
      <w:keepLines/>
      <w:numPr>
        <w:numId w:val="3"/>
      </w:numPr>
      <w:spacing w:before="360" w:after="80" w:line="278" w:lineRule="auto"/>
      <w:contextualSpacing/>
      <w:jc w:val="left"/>
      <w:outlineLvl w:val="0"/>
    </w:pPr>
    <w:rPr>
      <w:rFonts w:eastAsiaTheme="majorEastAsia" w:cstheme="majorBidi"/>
      <w:b/>
      <w:sz w:val="28"/>
      <w:szCs w:val="40"/>
    </w:rPr>
  </w:style>
  <w:style w:type="paragraph" w:styleId="Heading2">
    <w:name w:val="heading 2"/>
    <w:basedOn w:val="Heading1"/>
    <w:next w:val="Normal"/>
    <w:link w:val="Heading2Char"/>
    <w:autoRedefine/>
    <w:uiPriority w:val="9"/>
    <w:unhideWhenUsed/>
    <w:qFormat/>
    <w:rsid w:val="00084BA4"/>
    <w:pPr>
      <w:numPr>
        <w:ilvl w:val="1"/>
      </w:numPr>
      <w:spacing w:before="160"/>
      <w:outlineLvl w:val="1"/>
    </w:pPr>
    <w:rPr>
      <w:sz w:val="24"/>
      <w:szCs w:val="32"/>
    </w:rPr>
  </w:style>
  <w:style w:type="paragraph" w:styleId="Heading3">
    <w:name w:val="heading 3"/>
    <w:basedOn w:val="Heading2"/>
    <w:next w:val="Normal"/>
    <w:link w:val="Heading3Char"/>
    <w:autoRedefine/>
    <w:uiPriority w:val="9"/>
    <w:unhideWhenUsed/>
    <w:qFormat/>
    <w:rsid w:val="00E93CE0"/>
    <w:pPr>
      <w:numPr>
        <w:ilvl w:val="2"/>
      </w:numPr>
      <w:outlineLvl w:val="2"/>
    </w:pPr>
    <w:rPr>
      <w:sz w:val="22"/>
      <w:szCs w:val="28"/>
    </w:rPr>
  </w:style>
  <w:style w:type="paragraph" w:styleId="Heading4">
    <w:name w:val="heading 4"/>
    <w:basedOn w:val="Heading3"/>
    <w:next w:val="Normal"/>
    <w:link w:val="Heading4Char"/>
    <w:autoRedefine/>
    <w:uiPriority w:val="9"/>
    <w:unhideWhenUsed/>
    <w:qFormat/>
    <w:rsid w:val="00F436B4"/>
    <w:pPr>
      <w:numPr>
        <w:ilvl w:val="3"/>
      </w:numPr>
      <w:spacing w:before="80" w:after="40"/>
      <w:outlineLvl w:val="3"/>
    </w:pPr>
    <w:rPr>
      <w:i/>
      <w:iCs/>
    </w:rPr>
  </w:style>
  <w:style w:type="paragraph" w:styleId="Heading5">
    <w:name w:val="heading 5"/>
    <w:basedOn w:val="Normal"/>
    <w:next w:val="Normal"/>
    <w:link w:val="Heading5Char"/>
    <w:uiPriority w:val="9"/>
    <w:unhideWhenUsed/>
    <w:qFormat/>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5C3"/>
    <w:rPr>
      <w:rFonts w:ascii="Avenir Next LT Pro" w:eastAsiaTheme="majorEastAsia" w:hAnsi="Avenir Next LT Pro" w:cstheme="majorBidi"/>
      <w:b/>
      <w:sz w:val="28"/>
      <w:szCs w:val="40"/>
      <w:lang w:val="en-GB"/>
    </w:rPr>
  </w:style>
  <w:style w:type="character" w:customStyle="1" w:styleId="Heading2Char">
    <w:name w:val="Heading 2 Char"/>
    <w:basedOn w:val="DefaultParagraphFont"/>
    <w:link w:val="Heading2"/>
    <w:uiPriority w:val="9"/>
    <w:rsid w:val="00084BA4"/>
    <w:rPr>
      <w:rFonts w:ascii="Avenir Next LT Pro" w:eastAsiaTheme="majorEastAsia" w:hAnsi="Avenir Next LT Pro" w:cstheme="majorBidi"/>
      <w:b/>
      <w:szCs w:val="32"/>
      <w:lang w:val="en-GB"/>
    </w:rPr>
  </w:style>
  <w:style w:type="character" w:customStyle="1" w:styleId="Heading3Char">
    <w:name w:val="Heading 3 Char"/>
    <w:basedOn w:val="DefaultParagraphFont"/>
    <w:link w:val="Heading3"/>
    <w:uiPriority w:val="9"/>
    <w:rsid w:val="00E93CE0"/>
    <w:rPr>
      <w:rFonts w:ascii="Avenir Next LT Pro" w:eastAsiaTheme="majorEastAsia" w:hAnsi="Avenir Next LT Pro" w:cstheme="majorBidi"/>
      <w:b/>
      <w:sz w:val="22"/>
      <w:szCs w:val="28"/>
      <w:lang w:val="en-GB"/>
    </w:rPr>
  </w:style>
  <w:style w:type="character" w:customStyle="1" w:styleId="Heading4Char">
    <w:name w:val="Heading 4 Char"/>
    <w:basedOn w:val="DefaultParagraphFont"/>
    <w:link w:val="Heading4"/>
    <w:uiPriority w:val="9"/>
    <w:rsid w:val="00F436B4"/>
    <w:rPr>
      <w:rFonts w:ascii="Avenir Next LT Pro" w:eastAsiaTheme="majorEastAsia" w:hAnsi="Avenir Next LT Pro" w:cstheme="majorBidi"/>
      <w:b/>
      <w:i/>
      <w:iCs/>
      <w:sz w:val="22"/>
      <w:szCs w:val="28"/>
      <w:lang w:val="en-GB"/>
    </w:rPr>
  </w:style>
  <w:style w:type="character" w:customStyle="1" w:styleId="Heading5Char">
    <w:name w:val="Heading 5 Char"/>
    <w:basedOn w:val="DefaultParagraphFont"/>
    <w:link w:val="Heading5"/>
    <w:uiPriority w:val="9"/>
    <w:rPr>
      <w:rFonts w:ascii="Avenir Next LT Pro" w:eastAsiaTheme="majorEastAsia" w:hAnsi="Avenir Next LT Pro" w:cstheme="majorBidi"/>
      <w:color w:val="0F4761" w:themeColor="accent1" w:themeShade="BF"/>
      <w:sz w:val="22"/>
      <w:lang w:val="en-GB"/>
    </w:rPr>
  </w:style>
  <w:style w:type="character" w:customStyle="1" w:styleId="Heading6Char">
    <w:name w:val="Heading 6 Char"/>
    <w:basedOn w:val="DefaultParagraphFont"/>
    <w:link w:val="Heading6"/>
    <w:uiPriority w:val="9"/>
    <w:rPr>
      <w:rFonts w:ascii="Avenir Next LT Pro" w:eastAsiaTheme="majorEastAsia" w:hAnsi="Avenir Next LT Pro" w:cstheme="majorBidi"/>
      <w:i/>
      <w:iCs/>
      <w:color w:val="595959" w:themeColor="text1" w:themeTint="A6"/>
      <w:sz w:val="22"/>
      <w:lang w:val="en-GB"/>
    </w:rPr>
  </w:style>
  <w:style w:type="character" w:customStyle="1" w:styleId="Heading7Char">
    <w:name w:val="Heading 7 Char"/>
    <w:basedOn w:val="DefaultParagraphFont"/>
    <w:link w:val="Heading7"/>
    <w:uiPriority w:val="9"/>
    <w:rPr>
      <w:rFonts w:ascii="Avenir Next LT Pro" w:eastAsiaTheme="majorEastAsia" w:hAnsi="Avenir Next LT Pro" w:cstheme="majorBidi"/>
      <w:color w:val="595959" w:themeColor="text1" w:themeTint="A6"/>
      <w:sz w:val="22"/>
      <w:lang w:val="en-GB"/>
    </w:rPr>
  </w:style>
  <w:style w:type="character" w:customStyle="1" w:styleId="Heading8Char">
    <w:name w:val="Heading 8 Char"/>
    <w:basedOn w:val="DefaultParagraphFont"/>
    <w:link w:val="Heading8"/>
    <w:uiPriority w:val="9"/>
    <w:rPr>
      <w:rFonts w:ascii="Avenir Next LT Pro" w:eastAsiaTheme="majorEastAsia" w:hAnsi="Avenir Next LT Pro" w:cstheme="majorBidi"/>
      <w:i/>
      <w:iCs/>
      <w:color w:val="272727" w:themeColor="text1" w:themeTint="D8"/>
      <w:sz w:val="22"/>
      <w:lang w:val="en-GB"/>
    </w:rPr>
  </w:style>
  <w:style w:type="character" w:customStyle="1" w:styleId="Heading9Char">
    <w:name w:val="Heading 9 Char"/>
    <w:basedOn w:val="DefaultParagraphFont"/>
    <w:link w:val="Heading9"/>
    <w:uiPriority w:val="9"/>
    <w:rPr>
      <w:rFonts w:ascii="Avenir Next LT Pro" w:eastAsiaTheme="majorEastAsia" w:hAnsi="Avenir Next LT Pro" w:cstheme="majorBidi"/>
      <w:color w:val="272727" w:themeColor="text1" w:themeTint="D8"/>
      <w:sz w:val="22"/>
      <w:lang w:val="en-GB"/>
    </w:rPr>
  </w:style>
  <w:style w:type="character" w:customStyle="1" w:styleId="TitleChar">
    <w:name w:val="Title Char"/>
    <w:basedOn w:val="DefaultParagraphFont"/>
    <w:link w:val="Title"/>
    <w:uiPriority w:val="10"/>
    <w:rsid w:val="00F436B4"/>
    <w:rPr>
      <w:rFonts w:ascii="Avenir Next LT Pro" w:eastAsiaTheme="majorEastAsia" w:hAnsi="Avenir Next LT Pro" w:cstheme="majorBidi"/>
      <w:caps/>
      <w:spacing w:val="-10"/>
      <w:kern w:val="28"/>
      <w:sz w:val="40"/>
      <w:szCs w:val="56"/>
    </w:rPr>
  </w:style>
  <w:style w:type="paragraph" w:styleId="Title">
    <w:name w:val="Title"/>
    <w:basedOn w:val="Normal"/>
    <w:next w:val="Normal"/>
    <w:link w:val="TitleChar"/>
    <w:autoRedefine/>
    <w:uiPriority w:val="10"/>
    <w:qFormat/>
    <w:rsid w:val="00F436B4"/>
    <w:pPr>
      <w:spacing w:after="80"/>
      <w:contextualSpacing/>
      <w:jc w:val="left"/>
    </w:pPr>
    <w:rPr>
      <w:rFonts w:eastAsiaTheme="majorEastAsia" w:cstheme="majorBidi"/>
      <w:caps/>
      <w:spacing w:val="-10"/>
      <w:kern w:val="28"/>
      <w:sz w:val="40"/>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autoRedefine/>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sid w:val="00D56ACE"/>
    <w:rPr>
      <w:rFonts w:ascii="Avenir Next LT Pro" w:hAnsi="Avenir Next LT Pro"/>
      <w:i/>
      <w:iCs/>
      <w:color w:val="404040" w:themeColor="text1" w:themeTint="BF"/>
      <w:sz w:val="22"/>
    </w:rPr>
  </w:style>
  <w:style w:type="paragraph" w:styleId="Quote">
    <w:name w:val="Quote"/>
    <w:basedOn w:val="Normal"/>
    <w:next w:val="Normal"/>
    <w:link w:val="QuoteChar"/>
    <w:autoRedefine/>
    <w:uiPriority w:val="29"/>
    <w:qFormat/>
    <w:rsid w:val="00D56ACE"/>
    <w:pPr>
      <w:pBdr>
        <w:left w:val="single" w:sz="4" w:space="4" w:color="auto"/>
      </w:pBdr>
      <w:spacing w:before="160"/>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FC1457"/>
    <w:pPr>
      <w:tabs>
        <w:tab w:val="center" w:pos="4513"/>
        <w:tab w:val="right" w:pos="9026"/>
      </w:tabs>
      <w:spacing w:after="0"/>
    </w:pPr>
  </w:style>
  <w:style w:type="character" w:customStyle="1" w:styleId="HeaderChar">
    <w:name w:val="Header Char"/>
    <w:basedOn w:val="DefaultParagraphFont"/>
    <w:link w:val="Header"/>
    <w:uiPriority w:val="99"/>
    <w:rsid w:val="00FC1457"/>
  </w:style>
  <w:style w:type="paragraph" w:styleId="Footer">
    <w:name w:val="footer"/>
    <w:basedOn w:val="Normal"/>
    <w:link w:val="FooterChar"/>
    <w:uiPriority w:val="99"/>
    <w:unhideWhenUsed/>
    <w:rsid w:val="00FC1457"/>
    <w:pPr>
      <w:tabs>
        <w:tab w:val="center" w:pos="4513"/>
        <w:tab w:val="right" w:pos="9026"/>
      </w:tabs>
      <w:spacing w:after="0"/>
    </w:pPr>
  </w:style>
  <w:style w:type="character" w:customStyle="1" w:styleId="FooterChar">
    <w:name w:val="Footer Char"/>
    <w:basedOn w:val="DefaultParagraphFont"/>
    <w:link w:val="Footer"/>
    <w:uiPriority w:val="99"/>
    <w:rsid w:val="00FC1457"/>
  </w:style>
  <w:style w:type="paragraph" w:styleId="ListParagraph">
    <w:name w:val="List Paragraph"/>
    <w:basedOn w:val="Normal"/>
    <w:autoRedefine/>
    <w:qFormat/>
    <w:rsid w:val="00C60029"/>
    <w:pPr>
      <w:numPr>
        <w:numId w:val="13"/>
      </w:numPr>
      <w:spacing w:line="278" w:lineRule="auto"/>
      <w:contextualSpacing/>
      <w:jc w:val="left"/>
    </w:pPr>
    <w:rPr>
      <w:iCs/>
    </w:rPr>
  </w:style>
  <w:style w:type="paragraph" w:styleId="NormalWeb">
    <w:name w:val="Normal (Web)"/>
    <w:basedOn w:val="Normal"/>
    <w:uiPriority w:val="99"/>
    <w:unhideWhenUsed/>
    <w:rsid w:val="007D7385"/>
    <w:rPr>
      <w:rFonts w:ascii="Times New Roman" w:hAnsi="Times New Roman" w:cs="Times New Roman"/>
    </w:rPr>
  </w:style>
  <w:style w:type="paragraph" w:customStyle="1" w:styleId="numberedlist">
    <w:name w:val="numbered list"/>
    <w:basedOn w:val="ListParagraph"/>
    <w:next w:val="Normal"/>
    <w:qFormat/>
    <w:rsid w:val="009C05EA"/>
  </w:style>
  <w:style w:type="table" w:customStyle="1" w:styleId="TableStyle">
    <w:name w:val="Table Style"/>
    <w:basedOn w:val="TableNormal"/>
    <w:uiPriority w:val="99"/>
    <w:rsid w:val="00DF7F22"/>
    <w:pPr>
      <w:keepNext/>
      <w:spacing w:after="0" w:line="240" w:lineRule="auto"/>
    </w:pPr>
    <w:rPr>
      <w:rFonts w:ascii="Avenir Next LT Pro" w:hAnsi="Avenir Next LT Pro"/>
      <w:kern w:val="2"/>
      <w:sz w:val="18"/>
      <w14:ligatures w14:val="standardContextual"/>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tblStylePr w:type="firstRow">
      <w:rPr>
        <w:rFonts w:ascii="Avenir Next LT Pro" w:hAnsi="Avenir Next LT Pro"/>
        <w:b/>
        <w:sz w:val="18"/>
      </w:rPr>
      <w:tblPr/>
      <w:tcPr>
        <w:shd w:val="clear" w:color="auto" w:fill="E599A6"/>
      </w:tcPr>
    </w:tblStylePr>
    <w:tblStylePr w:type="firstCol">
      <w:rPr>
        <w:rFonts w:ascii="Avenir Next LT Pro" w:hAnsi="Avenir Next LT Pro"/>
        <w:b/>
        <w:sz w:val="18"/>
      </w:rPr>
      <w:tblPr/>
      <w:tcPr>
        <w:shd w:val="clear" w:color="auto" w:fill="E599A6"/>
      </w:tcPr>
    </w:tblStylePr>
    <w:tblStylePr w:type="band2Horz">
      <w:tblPr/>
      <w:tcPr>
        <w:shd w:val="clear" w:color="auto" w:fill="D9D9D9" w:themeFill="background1" w:themeFillShade="D9"/>
      </w:tcPr>
    </w:tblStylePr>
  </w:style>
  <w:style w:type="paragraph" w:styleId="Caption">
    <w:name w:val="caption"/>
    <w:basedOn w:val="Normal"/>
    <w:next w:val="Normal"/>
    <w:link w:val="CaptionChar"/>
    <w:unhideWhenUsed/>
    <w:qFormat/>
    <w:rsid w:val="0046513E"/>
    <w:pPr>
      <w:spacing w:after="200"/>
    </w:pPr>
    <w:rPr>
      <w:i/>
      <w:iCs/>
      <w:color w:val="0E2841" w:themeColor="text2"/>
      <w:sz w:val="18"/>
      <w:szCs w:val="18"/>
    </w:rPr>
  </w:style>
  <w:style w:type="paragraph" w:styleId="FootnoteText">
    <w:name w:val="footnote text"/>
    <w:basedOn w:val="Normal"/>
    <w:link w:val="FootnoteTextChar"/>
    <w:uiPriority w:val="9"/>
    <w:unhideWhenUsed/>
    <w:qFormat/>
    <w:rsid w:val="00C81DAB"/>
    <w:pPr>
      <w:spacing w:after="0"/>
    </w:pPr>
    <w:rPr>
      <w:sz w:val="20"/>
      <w:szCs w:val="20"/>
    </w:rPr>
  </w:style>
  <w:style w:type="character" w:customStyle="1" w:styleId="FootnoteTextChar">
    <w:name w:val="Footnote Text Char"/>
    <w:basedOn w:val="DefaultParagraphFont"/>
    <w:link w:val="FootnoteText"/>
    <w:uiPriority w:val="9"/>
    <w:rsid w:val="00C81DAB"/>
    <w:rPr>
      <w:rFonts w:ascii="Avenir Next LT Pro" w:hAnsi="Avenir Next LT Pro"/>
      <w:sz w:val="20"/>
      <w:szCs w:val="20"/>
    </w:rPr>
  </w:style>
  <w:style w:type="character" w:styleId="FootnoteReference">
    <w:name w:val="footnote reference"/>
    <w:basedOn w:val="DefaultParagraphFont"/>
    <w:unhideWhenUsed/>
    <w:rsid w:val="00C81DAB"/>
    <w:rPr>
      <w:vertAlign w:val="superscript"/>
    </w:rPr>
  </w:style>
  <w:style w:type="paragraph" w:styleId="EndnoteText">
    <w:name w:val="endnote text"/>
    <w:basedOn w:val="Normal"/>
    <w:link w:val="EndnoteTextChar"/>
    <w:uiPriority w:val="99"/>
    <w:semiHidden/>
    <w:unhideWhenUsed/>
    <w:rsid w:val="000A4F8C"/>
    <w:pPr>
      <w:spacing w:after="0"/>
    </w:pPr>
    <w:rPr>
      <w:sz w:val="20"/>
      <w:szCs w:val="20"/>
    </w:rPr>
  </w:style>
  <w:style w:type="character" w:customStyle="1" w:styleId="EndnoteTextChar">
    <w:name w:val="Endnote Text Char"/>
    <w:basedOn w:val="DefaultParagraphFont"/>
    <w:link w:val="EndnoteText"/>
    <w:uiPriority w:val="99"/>
    <w:semiHidden/>
    <w:rsid w:val="000A4F8C"/>
    <w:rPr>
      <w:rFonts w:ascii="Avenir Next LT Pro" w:hAnsi="Avenir Next LT Pro"/>
      <w:sz w:val="20"/>
      <w:szCs w:val="20"/>
    </w:rPr>
  </w:style>
  <w:style w:type="character" w:styleId="EndnoteReference">
    <w:name w:val="endnote reference"/>
    <w:basedOn w:val="DefaultParagraphFont"/>
    <w:uiPriority w:val="99"/>
    <w:semiHidden/>
    <w:unhideWhenUsed/>
    <w:rsid w:val="000A4F8C"/>
    <w:rPr>
      <w:vertAlign w:val="superscript"/>
    </w:rPr>
  </w:style>
  <w:style w:type="character" w:styleId="Hyperlink">
    <w:name w:val="Hyperlink"/>
    <w:basedOn w:val="DefaultParagraphFont"/>
    <w:uiPriority w:val="99"/>
    <w:unhideWhenUsed/>
    <w:rsid w:val="001E2338"/>
    <w:rPr>
      <w:color w:val="467886" w:themeColor="hyperlink"/>
      <w:u w:val="single"/>
    </w:rPr>
  </w:style>
  <w:style w:type="character" w:styleId="UnresolvedMention">
    <w:name w:val="Unresolved Mention"/>
    <w:basedOn w:val="DefaultParagraphFont"/>
    <w:uiPriority w:val="99"/>
    <w:semiHidden/>
    <w:unhideWhenUsed/>
    <w:rsid w:val="001E2338"/>
    <w:rPr>
      <w:color w:val="605E5C"/>
      <w:shd w:val="clear" w:color="auto" w:fill="E1DFDD"/>
    </w:rPr>
  </w:style>
  <w:style w:type="character" w:styleId="LineNumber">
    <w:name w:val="line number"/>
    <w:basedOn w:val="DefaultParagraphFont"/>
    <w:uiPriority w:val="99"/>
    <w:semiHidden/>
    <w:unhideWhenUsed/>
    <w:rsid w:val="006324E7"/>
  </w:style>
  <w:style w:type="character" w:styleId="PlaceholderText">
    <w:name w:val="Placeholder Text"/>
    <w:basedOn w:val="DefaultParagraphFont"/>
    <w:uiPriority w:val="99"/>
    <w:semiHidden/>
    <w:rsid w:val="00CD5A1B"/>
    <w:rPr>
      <w:color w:val="666666"/>
    </w:rPr>
  </w:style>
  <w:style w:type="character" w:styleId="CommentReference">
    <w:name w:val="annotation reference"/>
    <w:basedOn w:val="DefaultParagraphFont"/>
    <w:uiPriority w:val="99"/>
    <w:semiHidden/>
    <w:unhideWhenUsed/>
    <w:rsid w:val="00B112B2"/>
    <w:rPr>
      <w:sz w:val="16"/>
      <w:szCs w:val="16"/>
    </w:rPr>
  </w:style>
  <w:style w:type="paragraph" w:styleId="CommentText">
    <w:name w:val="annotation text"/>
    <w:basedOn w:val="Normal"/>
    <w:link w:val="CommentTextChar"/>
    <w:uiPriority w:val="99"/>
    <w:unhideWhenUsed/>
    <w:rsid w:val="00B112B2"/>
    <w:rPr>
      <w:sz w:val="20"/>
      <w:szCs w:val="20"/>
    </w:rPr>
  </w:style>
  <w:style w:type="character" w:customStyle="1" w:styleId="CommentTextChar">
    <w:name w:val="Comment Text Char"/>
    <w:basedOn w:val="DefaultParagraphFont"/>
    <w:link w:val="CommentText"/>
    <w:uiPriority w:val="99"/>
    <w:rsid w:val="00B112B2"/>
    <w:rPr>
      <w:rFonts w:ascii="Avenir Next LT Pro" w:hAnsi="Avenir Next LT Pro"/>
      <w:sz w:val="20"/>
      <w:szCs w:val="20"/>
      <w:lang w:val="en-GB"/>
    </w:rPr>
  </w:style>
  <w:style w:type="paragraph" w:styleId="CommentSubject">
    <w:name w:val="annotation subject"/>
    <w:basedOn w:val="CommentText"/>
    <w:next w:val="CommentText"/>
    <w:link w:val="CommentSubjectChar"/>
    <w:uiPriority w:val="99"/>
    <w:semiHidden/>
    <w:unhideWhenUsed/>
    <w:rsid w:val="00B112B2"/>
    <w:rPr>
      <w:b/>
      <w:bCs/>
    </w:rPr>
  </w:style>
  <w:style w:type="character" w:customStyle="1" w:styleId="CommentSubjectChar">
    <w:name w:val="Comment Subject Char"/>
    <w:basedOn w:val="CommentTextChar"/>
    <w:link w:val="CommentSubject"/>
    <w:uiPriority w:val="99"/>
    <w:semiHidden/>
    <w:rsid w:val="00B112B2"/>
    <w:rPr>
      <w:rFonts w:ascii="Avenir Next LT Pro" w:hAnsi="Avenir Next LT Pro"/>
      <w:b/>
      <w:bCs/>
      <w:sz w:val="20"/>
      <w:szCs w:val="20"/>
      <w:lang w:val="en-GB"/>
    </w:rPr>
  </w:style>
  <w:style w:type="character" w:styleId="FollowedHyperlink">
    <w:name w:val="FollowedHyperlink"/>
    <w:basedOn w:val="DefaultParagraphFont"/>
    <w:uiPriority w:val="99"/>
    <w:semiHidden/>
    <w:unhideWhenUsed/>
    <w:rsid w:val="00E56A5D"/>
    <w:rPr>
      <w:color w:val="96607D" w:themeColor="followedHyperlink"/>
      <w:u w:val="single"/>
    </w:rPr>
  </w:style>
  <w:style w:type="paragraph" w:styleId="Bibliography">
    <w:name w:val="Bibliography"/>
    <w:basedOn w:val="Normal"/>
    <w:next w:val="Normal"/>
    <w:unhideWhenUsed/>
    <w:qFormat/>
    <w:rsid w:val="00E94ACF"/>
    <w:pPr>
      <w:spacing w:after="240"/>
    </w:pPr>
  </w:style>
  <w:style w:type="paragraph" w:customStyle="1" w:styleId="Appendix1">
    <w:name w:val="Appendix1"/>
    <w:basedOn w:val="Heading1"/>
    <w:qFormat/>
    <w:rsid w:val="008F671C"/>
    <w:pPr>
      <w:numPr>
        <w:numId w:val="1"/>
      </w:numPr>
    </w:pPr>
  </w:style>
  <w:style w:type="paragraph" w:customStyle="1" w:styleId="Appendix2">
    <w:name w:val="Appendix2"/>
    <w:basedOn w:val="Heading2"/>
    <w:qFormat/>
    <w:rsid w:val="00B26155"/>
    <w:pPr>
      <w:numPr>
        <w:numId w:val="1"/>
      </w:numPr>
      <w:ind w:left="709" w:hanging="709"/>
    </w:pPr>
  </w:style>
  <w:style w:type="paragraph" w:customStyle="1" w:styleId="Appendix3">
    <w:name w:val="Appendix3"/>
    <w:basedOn w:val="Heading3"/>
    <w:qFormat/>
    <w:rsid w:val="00B26155"/>
    <w:pPr>
      <w:numPr>
        <w:numId w:val="1"/>
      </w:numPr>
      <w:ind w:left="709" w:hanging="142"/>
    </w:pPr>
  </w:style>
  <w:style w:type="paragraph" w:customStyle="1" w:styleId="Appendix4">
    <w:name w:val="Appendix4"/>
    <w:basedOn w:val="Heading4"/>
    <w:qFormat/>
    <w:rsid w:val="009C05EA"/>
    <w:pPr>
      <w:numPr>
        <w:numId w:val="1"/>
      </w:numPr>
      <w:ind w:left="0" w:firstLine="0"/>
    </w:pPr>
    <w:rPr>
      <w:b w:val="0"/>
      <w:bCs/>
    </w:rPr>
  </w:style>
  <w:style w:type="character" w:styleId="Strong">
    <w:name w:val="Strong"/>
    <w:basedOn w:val="DefaultParagraphFont"/>
    <w:uiPriority w:val="22"/>
    <w:qFormat/>
    <w:rsid w:val="002D2566"/>
    <w:rPr>
      <w:b/>
      <w:bCs/>
    </w:rPr>
  </w:style>
  <w:style w:type="table" w:styleId="LightGrid-Accent1">
    <w:name w:val="Light Grid Accent 1"/>
    <w:basedOn w:val="TableNormal"/>
    <w:uiPriority w:val="62"/>
    <w:rsid w:val="00B63948"/>
    <w:pPr>
      <w:spacing w:after="0" w:line="240" w:lineRule="auto"/>
    </w:pPr>
    <w:rPr>
      <w:sz w:val="22"/>
      <w:szCs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TitleChar1">
    <w:name w:val="Title Char1"/>
    <w:basedOn w:val="DefaultParagraphFont"/>
    <w:uiPriority w:val="10"/>
    <w:rsid w:val="00A82E62"/>
    <w:rPr>
      <w:rFonts w:asciiTheme="majorHAnsi" w:eastAsiaTheme="majorEastAsia" w:hAnsiTheme="majorHAnsi" w:cstheme="majorBidi"/>
      <w:spacing w:val="-10"/>
      <w:kern w:val="28"/>
      <w:sz w:val="56"/>
      <w:szCs w:val="56"/>
      <w:lang w:val="en-GB"/>
    </w:rPr>
  </w:style>
  <w:style w:type="character" w:customStyle="1" w:styleId="SubtitleChar1">
    <w:name w:val="Subtitle Char1"/>
    <w:basedOn w:val="DefaultParagraphFont"/>
    <w:uiPriority w:val="11"/>
    <w:rsid w:val="00A82E62"/>
    <w:rPr>
      <w:rFonts w:eastAsiaTheme="majorEastAsia" w:cstheme="majorBidi"/>
      <w:color w:val="595959" w:themeColor="text1" w:themeTint="A6"/>
      <w:spacing w:val="15"/>
      <w:sz w:val="28"/>
      <w:szCs w:val="28"/>
      <w:lang w:val="en-GB"/>
    </w:rPr>
  </w:style>
  <w:style w:type="character" w:customStyle="1" w:styleId="QuoteChar1">
    <w:name w:val="Quote Char1"/>
    <w:basedOn w:val="DefaultParagraphFont"/>
    <w:uiPriority w:val="29"/>
    <w:rsid w:val="00A82E62"/>
    <w:rPr>
      <w:rFonts w:ascii="Avenir Next LT Pro" w:hAnsi="Avenir Next LT Pro"/>
      <w:i/>
      <w:iCs/>
      <w:color w:val="404040" w:themeColor="text1" w:themeTint="BF"/>
      <w:sz w:val="22"/>
      <w:lang w:val="en-GB"/>
    </w:rPr>
  </w:style>
  <w:style w:type="character" w:customStyle="1" w:styleId="IntenseQuoteChar1">
    <w:name w:val="Intense Quote Char1"/>
    <w:basedOn w:val="DefaultParagraphFont"/>
    <w:uiPriority w:val="30"/>
    <w:rsid w:val="00A82E62"/>
    <w:rPr>
      <w:rFonts w:ascii="Avenir Next LT Pro" w:hAnsi="Avenir Next LT Pro"/>
      <w:i/>
      <w:iCs/>
      <w:color w:val="0F4761" w:themeColor="accent1" w:themeShade="BF"/>
      <w:sz w:val="22"/>
      <w:lang w:val="en-GB"/>
    </w:rPr>
  </w:style>
  <w:style w:type="table" w:customStyle="1" w:styleId="ADEResearch">
    <w:name w:val="ADE Research"/>
    <w:basedOn w:val="TableNormal"/>
    <w:uiPriority w:val="99"/>
    <w:rsid w:val="00A55C77"/>
    <w:pPr>
      <w:keepNext/>
      <w:spacing w:after="0" w:line="240" w:lineRule="auto"/>
    </w:pPr>
    <w:rPr>
      <w:rFonts w:ascii="Avenir Next LT Pro" w:hAnsi="Avenir Next LT Pro"/>
      <w:sz w:val="18"/>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b/>
      </w:rPr>
      <w:tblPr/>
      <w:tcPr>
        <w:shd w:val="clear" w:color="auto" w:fill="FF9999"/>
      </w:tcPr>
    </w:tblStylePr>
    <w:tblStylePr w:type="firstCol">
      <w:rPr>
        <w:b/>
      </w:rPr>
      <w:tblPr/>
      <w:tcPr>
        <w:shd w:val="clear" w:color="auto" w:fill="FF9999"/>
      </w:tcPr>
    </w:tblStylePr>
    <w:tblStylePr w:type="band1Horz">
      <w:tblPr/>
      <w:tcPr>
        <w:shd w:val="clear" w:color="auto" w:fill="E8E8E8" w:themeFill="background2"/>
      </w:tcPr>
    </w:tblStylePr>
  </w:style>
  <w:style w:type="table" w:styleId="TableGrid">
    <w:name w:val="Table Grid"/>
    <w:basedOn w:val="TableNormal"/>
    <w:uiPriority w:val="39"/>
    <w:rsid w:val="00AD1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546D"/>
    <w:pPr>
      <w:numPr>
        <w:numId w:val="0"/>
      </w:numPr>
      <w:spacing w:before="240" w:after="0" w:line="259" w:lineRule="auto"/>
      <w:contextualSpacing w:val="0"/>
      <w:outlineLvl w:val="9"/>
    </w:pPr>
    <w:rPr>
      <w:rFonts w:asciiTheme="majorHAnsi" w:hAnsiTheme="majorHAnsi"/>
      <w:b w:val="0"/>
      <w:color w:val="0F4761" w:themeColor="accent1" w:themeShade="BF"/>
      <w:sz w:val="32"/>
      <w:szCs w:val="32"/>
      <w:lang w:eastAsia="en-GB"/>
    </w:rPr>
  </w:style>
  <w:style w:type="paragraph" w:styleId="TOC1">
    <w:name w:val="toc 1"/>
    <w:basedOn w:val="Normal"/>
    <w:next w:val="Normal"/>
    <w:autoRedefine/>
    <w:uiPriority w:val="39"/>
    <w:unhideWhenUsed/>
    <w:rsid w:val="0054546D"/>
    <w:pPr>
      <w:spacing w:after="100"/>
    </w:pPr>
  </w:style>
  <w:style w:type="paragraph" w:styleId="TOC2">
    <w:name w:val="toc 2"/>
    <w:basedOn w:val="Normal"/>
    <w:next w:val="Normal"/>
    <w:autoRedefine/>
    <w:uiPriority w:val="39"/>
    <w:unhideWhenUsed/>
    <w:rsid w:val="0054546D"/>
    <w:pPr>
      <w:spacing w:after="100"/>
      <w:ind w:left="220"/>
    </w:pPr>
  </w:style>
  <w:style w:type="paragraph" w:styleId="TOC3">
    <w:name w:val="toc 3"/>
    <w:basedOn w:val="Normal"/>
    <w:next w:val="Normal"/>
    <w:autoRedefine/>
    <w:uiPriority w:val="39"/>
    <w:unhideWhenUsed/>
    <w:rsid w:val="0054546D"/>
    <w:pPr>
      <w:spacing w:after="100"/>
      <w:ind w:left="440"/>
    </w:pPr>
  </w:style>
  <w:style w:type="paragraph" w:styleId="TOC4">
    <w:name w:val="toc 4"/>
    <w:basedOn w:val="Normal"/>
    <w:next w:val="Normal"/>
    <w:autoRedefine/>
    <w:uiPriority w:val="39"/>
    <w:unhideWhenUsed/>
    <w:rsid w:val="002B6F98"/>
    <w:pPr>
      <w:spacing w:after="100" w:line="278" w:lineRule="auto"/>
      <w:ind w:left="720"/>
      <w:jc w:val="left"/>
    </w:pPr>
    <w:rPr>
      <w:rFonts w:asciiTheme="minorHAnsi" w:hAnsiTheme="minorHAnsi"/>
      <w:kern w:val="2"/>
      <w:sz w:val="24"/>
      <w:lang w:eastAsia="en-GB"/>
      <w14:ligatures w14:val="standardContextual"/>
    </w:rPr>
  </w:style>
  <w:style w:type="paragraph" w:styleId="TOC5">
    <w:name w:val="toc 5"/>
    <w:basedOn w:val="Normal"/>
    <w:next w:val="Normal"/>
    <w:autoRedefine/>
    <w:uiPriority w:val="39"/>
    <w:unhideWhenUsed/>
    <w:rsid w:val="002B6F98"/>
    <w:pPr>
      <w:spacing w:after="100" w:line="278" w:lineRule="auto"/>
      <w:ind w:left="960"/>
      <w:jc w:val="left"/>
    </w:pPr>
    <w:rPr>
      <w:rFonts w:asciiTheme="minorHAnsi" w:hAnsiTheme="minorHAnsi"/>
      <w:kern w:val="2"/>
      <w:sz w:val="24"/>
      <w:lang w:eastAsia="en-GB"/>
      <w14:ligatures w14:val="standardContextual"/>
    </w:rPr>
  </w:style>
  <w:style w:type="paragraph" w:styleId="TOC6">
    <w:name w:val="toc 6"/>
    <w:basedOn w:val="Normal"/>
    <w:next w:val="Normal"/>
    <w:autoRedefine/>
    <w:uiPriority w:val="39"/>
    <w:unhideWhenUsed/>
    <w:rsid w:val="002B6F98"/>
    <w:pPr>
      <w:spacing w:after="100" w:line="278" w:lineRule="auto"/>
      <w:ind w:left="1200"/>
      <w:jc w:val="left"/>
    </w:pPr>
    <w:rPr>
      <w:rFonts w:asciiTheme="minorHAnsi" w:hAnsiTheme="minorHAnsi"/>
      <w:kern w:val="2"/>
      <w:sz w:val="24"/>
      <w:lang w:eastAsia="en-GB"/>
      <w14:ligatures w14:val="standardContextual"/>
    </w:rPr>
  </w:style>
  <w:style w:type="paragraph" w:styleId="TOC7">
    <w:name w:val="toc 7"/>
    <w:basedOn w:val="Normal"/>
    <w:next w:val="Normal"/>
    <w:autoRedefine/>
    <w:uiPriority w:val="39"/>
    <w:unhideWhenUsed/>
    <w:rsid w:val="002B6F98"/>
    <w:pPr>
      <w:spacing w:after="100" w:line="278" w:lineRule="auto"/>
      <w:ind w:left="1440"/>
      <w:jc w:val="left"/>
    </w:pPr>
    <w:rPr>
      <w:rFonts w:asciiTheme="minorHAnsi" w:hAnsiTheme="minorHAnsi"/>
      <w:kern w:val="2"/>
      <w:sz w:val="24"/>
      <w:lang w:eastAsia="en-GB"/>
      <w14:ligatures w14:val="standardContextual"/>
    </w:rPr>
  </w:style>
  <w:style w:type="paragraph" w:styleId="TOC8">
    <w:name w:val="toc 8"/>
    <w:basedOn w:val="Normal"/>
    <w:next w:val="Normal"/>
    <w:autoRedefine/>
    <w:uiPriority w:val="39"/>
    <w:unhideWhenUsed/>
    <w:rsid w:val="002B6F98"/>
    <w:pPr>
      <w:spacing w:after="100" w:line="278" w:lineRule="auto"/>
      <w:ind w:left="1680"/>
      <w:jc w:val="left"/>
    </w:pPr>
    <w:rPr>
      <w:rFonts w:asciiTheme="minorHAnsi" w:hAnsiTheme="minorHAnsi"/>
      <w:kern w:val="2"/>
      <w:sz w:val="24"/>
      <w:lang w:eastAsia="en-GB"/>
      <w14:ligatures w14:val="standardContextual"/>
    </w:rPr>
  </w:style>
  <w:style w:type="paragraph" w:styleId="TOC9">
    <w:name w:val="toc 9"/>
    <w:basedOn w:val="Normal"/>
    <w:next w:val="Normal"/>
    <w:autoRedefine/>
    <w:uiPriority w:val="39"/>
    <w:unhideWhenUsed/>
    <w:rsid w:val="002B6F98"/>
    <w:pPr>
      <w:spacing w:after="100" w:line="278" w:lineRule="auto"/>
      <w:ind w:left="1920"/>
      <w:jc w:val="left"/>
    </w:pPr>
    <w:rPr>
      <w:rFonts w:asciiTheme="minorHAnsi" w:hAnsiTheme="minorHAnsi"/>
      <w:kern w:val="2"/>
      <w:sz w:val="24"/>
      <w:lang w:eastAsia="en-GB"/>
      <w14:ligatures w14:val="standardContextual"/>
    </w:rPr>
  </w:style>
  <w:style w:type="paragraph" w:styleId="Revision">
    <w:name w:val="Revision"/>
    <w:hidden/>
    <w:uiPriority w:val="99"/>
    <w:semiHidden/>
    <w:rsid w:val="005B4693"/>
    <w:pPr>
      <w:spacing w:after="0" w:line="240" w:lineRule="auto"/>
    </w:pPr>
    <w:rPr>
      <w:rFonts w:ascii="Avenir Next LT Pro" w:hAnsi="Avenir Next LT Pro"/>
      <w:sz w:val="22"/>
      <w:lang w:val="en-GB"/>
    </w:rPr>
  </w:style>
  <w:style w:type="paragraph" w:customStyle="1" w:styleId="Strong1">
    <w:name w:val="Strong1"/>
    <w:qFormat/>
    <w:rsid w:val="00D065C3"/>
    <w:pPr>
      <w:spacing w:after="0" w:line="240" w:lineRule="auto"/>
    </w:pPr>
    <w:rPr>
      <w:rFonts w:ascii="Arial" w:eastAsia="Arial" w:hAnsi="Arial" w:cs="Arial"/>
      <w:b/>
      <w:bCs/>
      <w:sz w:val="22"/>
      <w:szCs w:val="22"/>
      <w:lang w:val="en-GB" w:eastAsia="en-GB"/>
    </w:rPr>
  </w:style>
  <w:style w:type="paragraph" w:customStyle="1" w:styleId="BoxText">
    <w:name w:val="Box Text"/>
    <w:rsid w:val="00D065C3"/>
    <w:pPr>
      <w:spacing w:before="100" w:after="100" w:line="240" w:lineRule="auto"/>
    </w:pPr>
    <w:rPr>
      <w:rFonts w:ascii="Arial" w:eastAsia="Arial" w:hAnsi="Arial" w:cs="Arial"/>
      <w:sz w:val="22"/>
      <w:szCs w:val="22"/>
      <w:lang w:val="en-GB" w:eastAsia="en-GB"/>
    </w:rPr>
  </w:style>
  <w:style w:type="paragraph" w:styleId="BodyText">
    <w:name w:val="Body Text"/>
    <w:basedOn w:val="Normal"/>
    <w:link w:val="BodyTextChar"/>
    <w:qFormat/>
    <w:rsid w:val="003554DE"/>
    <w:pPr>
      <w:spacing w:before="180" w:after="180"/>
      <w:jc w:val="left"/>
    </w:pPr>
    <w:rPr>
      <w:rFonts w:asciiTheme="minorHAnsi" w:eastAsia="Times New Roman" w:hAnsiTheme="minorHAnsi" w:cs="Arial"/>
      <w:sz w:val="24"/>
      <w:lang w:val="en" w:eastAsia="en-US"/>
    </w:rPr>
  </w:style>
  <w:style w:type="character" w:customStyle="1" w:styleId="BodyTextChar">
    <w:name w:val="Body Text Char"/>
    <w:basedOn w:val="DefaultParagraphFont"/>
    <w:link w:val="BodyText"/>
    <w:rsid w:val="003554DE"/>
    <w:rPr>
      <w:rFonts w:eastAsia="Times New Roman" w:cs="Arial"/>
      <w:lang w:val="en" w:eastAsia="en-US"/>
    </w:rPr>
  </w:style>
  <w:style w:type="paragraph" w:customStyle="1" w:styleId="FirstParagraph">
    <w:name w:val="First Paragraph"/>
    <w:basedOn w:val="BodyText"/>
    <w:next w:val="BodyText"/>
    <w:qFormat/>
    <w:rsid w:val="003554DE"/>
  </w:style>
  <w:style w:type="paragraph" w:customStyle="1" w:styleId="Compact">
    <w:name w:val="Compact"/>
    <w:basedOn w:val="BodyText"/>
    <w:qFormat/>
    <w:rsid w:val="003554DE"/>
    <w:pPr>
      <w:spacing w:before="36" w:after="36"/>
    </w:pPr>
  </w:style>
  <w:style w:type="paragraph" w:customStyle="1" w:styleId="Author">
    <w:name w:val="Author"/>
    <w:next w:val="BodyText"/>
    <w:qFormat/>
    <w:rsid w:val="003554DE"/>
    <w:pPr>
      <w:keepNext/>
      <w:keepLines/>
      <w:spacing w:after="200" w:line="240" w:lineRule="auto"/>
      <w:jc w:val="center"/>
    </w:pPr>
    <w:rPr>
      <w:rFonts w:eastAsia="Times New Roman" w:cs="Arial"/>
      <w:lang w:val="en" w:eastAsia="en-US"/>
    </w:rPr>
  </w:style>
  <w:style w:type="paragraph" w:styleId="Date">
    <w:name w:val="Date"/>
    <w:basedOn w:val="Normal"/>
    <w:next w:val="BodyText"/>
    <w:link w:val="DateChar"/>
    <w:qFormat/>
    <w:rsid w:val="003554DE"/>
    <w:pPr>
      <w:keepNext/>
      <w:keepLines/>
      <w:spacing w:after="200"/>
      <w:jc w:val="center"/>
    </w:pPr>
    <w:rPr>
      <w:rFonts w:asciiTheme="minorHAnsi" w:eastAsia="Times New Roman" w:hAnsiTheme="minorHAnsi" w:cs="Arial"/>
      <w:sz w:val="24"/>
      <w:lang w:val="en" w:eastAsia="en-US"/>
    </w:rPr>
  </w:style>
  <w:style w:type="character" w:customStyle="1" w:styleId="DateChar">
    <w:name w:val="Date Char"/>
    <w:basedOn w:val="DefaultParagraphFont"/>
    <w:link w:val="Date"/>
    <w:rsid w:val="003554DE"/>
    <w:rPr>
      <w:rFonts w:eastAsia="Times New Roman" w:cs="Arial"/>
      <w:lang w:val="en" w:eastAsia="en-US"/>
    </w:rPr>
  </w:style>
  <w:style w:type="paragraph" w:customStyle="1" w:styleId="AbstractTitle">
    <w:name w:val="Abstract Title"/>
    <w:basedOn w:val="Normal"/>
    <w:next w:val="Abstract"/>
    <w:qFormat/>
    <w:rsid w:val="003554DE"/>
    <w:pPr>
      <w:keepNext/>
      <w:keepLines/>
      <w:spacing w:before="300" w:after="0"/>
      <w:jc w:val="center"/>
    </w:pPr>
    <w:rPr>
      <w:rFonts w:asciiTheme="minorHAnsi" w:eastAsia="Times New Roman" w:hAnsiTheme="minorHAnsi" w:cs="Arial"/>
      <w:b/>
      <w:sz w:val="20"/>
      <w:szCs w:val="20"/>
      <w:lang w:val="en" w:eastAsia="en-US"/>
    </w:rPr>
  </w:style>
  <w:style w:type="paragraph" w:customStyle="1" w:styleId="Abstract">
    <w:name w:val="Abstract"/>
    <w:basedOn w:val="Normal"/>
    <w:next w:val="BodyText"/>
    <w:qFormat/>
    <w:rsid w:val="003554DE"/>
    <w:pPr>
      <w:keepNext/>
      <w:keepLines/>
      <w:spacing w:before="100" w:after="300"/>
      <w:jc w:val="left"/>
    </w:pPr>
    <w:rPr>
      <w:rFonts w:asciiTheme="minorHAnsi" w:eastAsia="Times New Roman" w:hAnsiTheme="minorHAnsi" w:cs="Arial"/>
      <w:sz w:val="20"/>
      <w:szCs w:val="20"/>
      <w:lang w:val="en" w:eastAsia="en-US"/>
    </w:rPr>
  </w:style>
  <w:style w:type="paragraph" w:styleId="BlockText">
    <w:name w:val="Block Text"/>
    <w:basedOn w:val="BodyText"/>
    <w:next w:val="BodyText"/>
    <w:uiPriority w:val="9"/>
    <w:unhideWhenUsed/>
    <w:qFormat/>
    <w:rsid w:val="003554DE"/>
    <w:pPr>
      <w:spacing w:before="100" w:after="100"/>
      <w:ind w:left="480" w:right="480"/>
    </w:pPr>
  </w:style>
  <w:style w:type="paragraph" w:customStyle="1" w:styleId="FootnoteBlockText">
    <w:name w:val="Footnote Block Text"/>
    <w:basedOn w:val="FootnoteText"/>
    <w:next w:val="FootnoteText"/>
    <w:uiPriority w:val="9"/>
    <w:unhideWhenUsed/>
    <w:qFormat/>
    <w:rsid w:val="003554DE"/>
    <w:pPr>
      <w:spacing w:before="100" w:after="100"/>
      <w:ind w:left="480" w:right="480"/>
      <w:jc w:val="left"/>
    </w:pPr>
    <w:rPr>
      <w:rFonts w:asciiTheme="minorHAnsi" w:eastAsia="Times New Roman" w:hAnsiTheme="minorHAnsi" w:cs="Arial"/>
      <w:sz w:val="24"/>
      <w:szCs w:val="24"/>
      <w:lang w:val="en" w:eastAsia="en-US"/>
    </w:rPr>
  </w:style>
  <w:style w:type="table" w:customStyle="1" w:styleId="Table">
    <w:name w:val="Table"/>
    <w:semiHidden/>
    <w:unhideWhenUsed/>
    <w:qFormat/>
    <w:rsid w:val="003554DE"/>
    <w:pPr>
      <w:spacing w:after="200" w:line="240" w:lineRule="auto"/>
    </w:pPr>
    <w:rPr>
      <w:rFonts w:eastAsia="Times New Roman" w:cs="Arial"/>
      <w:sz w:val="20"/>
      <w:szCs w:val="20"/>
      <w:lang w:val="en" w:eastAsia="en-US"/>
    </w:rPr>
    <w:tblPr>
      <w:tblInd w:w="0" w:type="dxa"/>
      <w:tblCellMar>
        <w:top w:w="0" w:type="dxa"/>
        <w:left w:w="108" w:type="dxa"/>
        <w:bottom w:w="0" w:type="dxa"/>
        <w:right w:w="108" w:type="dxa"/>
      </w:tblCellMar>
    </w:tblPr>
    <w:tblStylePr w:type="firstRow">
      <w:rPr>
        <w:rFonts w:cs="Arial"/>
      </w:rPr>
      <w:tblPr/>
      <w:tcPr>
        <w:tcBorders>
          <w:bottom w:val="single" w:sz="6" w:space="0" w:color="auto"/>
        </w:tcBorders>
      </w:tcPr>
    </w:tblStylePr>
  </w:style>
  <w:style w:type="paragraph" w:customStyle="1" w:styleId="DefinitionTerm">
    <w:name w:val="Definition Term"/>
    <w:basedOn w:val="Normal"/>
    <w:next w:val="Definition"/>
    <w:rsid w:val="003554DE"/>
    <w:pPr>
      <w:keepNext/>
      <w:keepLines/>
      <w:spacing w:after="0"/>
      <w:jc w:val="left"/>
    </w:pPr>
    <w:rPr>
      <w:rFonts w:asciiTheme="minorHAnsi" w:eastAsia="Times New Roman" w:hAnsiTheme="minorHAnsi" w:cs="Arial"/>
      <w:b/>
      <w:sz w:val="24"/>
      <w:lang w:val="en" w:eastAsia="en-US"/>
    </w:rPr>
  </w:style>
  <w:style w:type="paragraph" w:customStyle="1" w:styleId="Definition">
    <w:name w:val="Definition"/>
    <w:basedOn w:val="Normal"/>
    <w:rsid w:val="003554DE"/>
    <w:pPr>
      <w:spacing w:after="200"/>
      <w:jc w:val="left"/>
    </w:pPr>
    <w:rPr>
      <w:rFonts w:asciiTheme="minorHAnsi" w:eastAsia="Times New Roman" w:hAnsiTheme="minorHAnsi" w:cs="Arial"/>
      <w:sz w:val="24"/>
      <w:lang w:val="en" w:eastAsia="en-US"/>
    </w:rPr>
  </w:style>
  <w:style w:type="paragraph" w:customStyle="1" w:styleId="TableCaption">
    <w:name w:val="Table Caption"/>
    <w:basedOn w:val="Caption"/>
    <w:rsid w:val="003554DE"/>
    <w:pPr>
      <w:keepNext/>
      <w:spacing w:after="120"/>
      <w:jc w:val="left"/>
    </w:pPr>
    <w:rPr>
      <w:rFonts w:asciiTheme="minorHAnsi" w:eastAsia="Times New Roman" w:hAnsiTheme="minorHAnsi" w:cs="Arial"/>
      <w:iCs w:val="0"/>
      <w:color w:val="auto"/>
      <w:sz w:val="24"/>
      <w:szCs w:val="24"/>
      <w:lang w:val="en" w:eastAsia="en-US"/>
    </w:rPr>
  </w:style>
  <w:style w:type="paragraph" w:customStyle="1" w:styleId="ImageCaption">
    <w:name w:val="Image Caption"/>
    <w:basedOn w:val="Caption"/>
    <w:rsid w:val="003554DE"/>
    <w:pPr>
      <w:spacing w:after="120"/>
      <w:jc w:val="left"/>
    </w:pPr>
    <w:rPr>
      <w:rFonts w:asciiTheme="minorHAnsi" w:eastAsia="Times New Roman" w:hAnsiTheme="minorHAnsi" w:cs="Arial"/>
      <w:iCs w:val="0"/>
      <w:color w:val="auto"/>
      <w:sz w:val="24"/>
      <w:szCs w:val="24"/>
      <w:lang w:val="en" w:eastAsia="en-US"/>
    </w:rPr>
  </w:style>
  <w:style w:type="paragraph" w:customStyle="1" w:styleId="Figure">
    <w:name w:val="Figure"/>
    <w:basedOn w:val="Normal"/>
    <w:rsid w:val="003554DE"/>
    <w:pPr>
      <w:spacing w:after="200"/>
      <w:jc w:val="left"/>
    </w:pPr>
    <w:rPr>
      <w:rFonts w:asciiTheme="minorHAnsi" w:eastAsia="Times New Roman" w:hAnsiTheme="minorHAnsi" w:cs="Arial"/>
      <w:sz w:val="24"/>
      <w:lang w:val="en" w:eastAsia="en-US"/>
    </w:rPr>
  </w:style>
  <w:style w:type="paragraph" w:customStyle="1" w:styleId="CaptionedFigure">
    <w:name w:val="Captioned Figure"/>
    <w:basedOn w:val="Figure"/>
    <w:rsid w:val="003554DE"/>
    <w:pPr>
      <w:keepNext/>
    </w:pPr>
  </w:style>
  <w:style w:type="character" w:customStyle="1" w:styleId="CaptionChar">
    <w:name w:val="Caption Char"/>
    <w:basedOn w:val="DefaultParagraphFont"/>
    <w:link w:val="Caption"/>
    <w:rsid w:val="003554DE"/>
    <w:rPr>
      <w:rFonts w:ascii="Avenir Next LT Pro" w:hAnsi="Avenir Next LT Pro"/>
      <w:i/>
      <w:iCs/>
      <w:color w:val="0E2841" w:themeColor="text2"/>
      <w:sz w:val="18"/>
      <w:szCs w:val="18"/>
      <w:lang w:val="en-GB"/>
    </w:rPr>
  </w:style>
  <w:style w:type="character" w:customStyle="1" w:styleId="VerbatimChar">
    <w:name w:val="Verbatim Char"/>
    <w:basedOn w:val="CaptionChar"/>
    <w:link w:val="SourceCode"/>
    <w:rsid w:val="003554DE"/>
    <w:rPr>
      <w:rFonts w:ascii="Consolas" w:hAnsi="Consolas"/>
      <w:i/>
      <w:iCs/>
      <w:color w:val="0E2841" w:themeColor="text2"/>
      <w:sz w:val="22"/>
      <w:szCs w:val="18"/>
      <w:lang w:val="en-GB"/>
    </w:rPr>
  </w:style>
  <w:style w:type="character" w:customStyle="1" w:styleId="SectionNumber">
    <w:name w:val="Section Number"/>
    <w:basedOn w:val="CaptionChar"/>
    <w:rsid w:val="003554DE"/>
    <w:rPr>
      <w:rFonts w:ascii="Avenir Next LT Pro" w:hAnsi="Avenir Next LT Pro"/>
      <w:i/>
      <w:iCs/>
      <w:color w:val="0E2841" w:themeColor="text2"/>
      <w:sz w:val="18"/>
      <w:szCs w:val="18"/>
      <w:lang w:val="en-GB"/>
    </w:rPr>
  </w:style>
  <w:style w:type="paragraph" w:customStyle="1" w:styleId="SourceCode">
    <w:name w:val="Source Code"/>
    <w:basedOn w:val="Normal"/>
    <w:link w:val="VerbatimChar"/>
    <w:rsid w:val="003554DE"/>
    <w:pPr>
      <w:wordWrap w:val="0"/>
      <w:spacing w:after="200"/>
      <w:jc w:val="left"/>
    </w:pPr>
    <w:rPr>
      <w:rFonts w:ascii="Consolas" w:hAnsi="Consolas"/>
      <w:i/>
      <w:iCs/>
      <w:color w:val="0E2841" w:themeColor="text2"/>
      <w:szCs w:val="18"/>
    </w:rPr>
  </w:style>
  <w:style w:type="character" w:customStyle="1" w:styleId="KeywordTok">
    <w:name w:val="KeywordTok"/>
    <w:basedOn w:val="VerbatimChar"/>
    <w:rsid w:val="003554DE"/>
    <w:rPr>
      <w:rFonts w:ascii="Consolas" w:hAnsi="Consolas"/>
      <w:b/>
      <w:i/>
      <w:iCs/>
      <w:color w:val="007020"/>
      <w:sz w:val="22"/>
      <w:szCs w:val="18"/>
      <w:lang w:val="en-GB"/>
    </w:rPr>
  </w:style>
  <w:style w:type="character" w:customStyle="1" w:styleId="DataTypeTok">
    <w:name w:val="DataTypeTok"/>
    <w:basedOn w:val="VerbatimChar"/>
    <w:rsid w:val="003554DE"/>
    <w:rPr>
      <w:rFonts w:ascii="Consolas" w:hAnsi="Consolas"/>
      <w:i/>
      <w:iCs/>
      <w:color w:val="902000"/>
      <w:sz w:val="22"/>
      <w:szCs w:val="18"/>
      <w:lang w:val="en-GB"/>
    </w:rPr>
  </w:style>
  <w:style w:type="character" w:customStyle="1" w:styleId="DecValTok">
    <w:name w:val="DecValTok"/>
    <w:basedOn w:val="VerbatimChar"/>
    <w:rsid w:val="003554DE"/>
    <w:rPr>
      <w:rFonts w:ascii="Consolas" w:hAnsi="Consolas"/>
      <w:i/>
      <w:iCs/>
      <w:color w:val="40A070"/>
      <w:sz w:val="22"/>
      <w:szCs w:val="18"/>
      <w:lang w:val="en-GB"/>
    </w:rPr>
  </w:style>
  <w:style w:type="character" w:customStyle="1" w:styleId="BaseNTok">
    <w:name w:val="BaseNTok"/>
    <w:basedOn w:val="VerbatimChar"/>
    <w:rsid w:val="003554DE"/>
    <w:rPr>
      <w:rFonts w:ascii="Consolas" w:hAnsi="Consolas"/>
      <w:i/>
      <w:iCs/>
      <w:color w:val="40A070"/>
      <w:sz w:val="22"/>
      <w:szCs w:val="18"/>
      <w:lang w:val="en-GB"/>
    </w:rPr>
  </w:style>
  <w:style w:type="character" w:customStyle="1" w:styleId="FloatTok">
    <w:name w:val="FloatTok"/>
    <w:basedOn w:val="VerbatimChar"/>
    <w:rsid w:val="003554DE"/>
    <w:rPr>
      <w:rFonts w:ascii="Consolas" w:hAnsi="Consolas"/>
      <w:i/>
      <w:iCs/>
      <w:color w:val="40A070"/>
      <w:sz w:val="22"/>
      <w:szCs w:val="18"/>
      <w:lang w:val="en-GB"/>
    </w:rPr>
  </w:style>
  <w:style w:type="character" w:customStyle="1" w:styleId="ConstantTok">
    <w:name w:val="ConstantTok"/>
    <w:basedOn w:val="VerbatimChar"/>
    <w:rsid w:val="003554DE"/>
    <w:rPr>
      <w:rFonts w:ascii="Consolas" w:hAnsi="Consolas"/>
      <w:i/>
      <w:iCs/>
      <w:color w:val="880000"/>
      <w:sz w:val="22"/>
      <w:szCs w:val="18"/>
      <w:lang w:val="en-GB"/>
    </w:rPr>
  </w:style>
  <w:style w:type="character" w:customStyle="1" w:styleId="CharTok">
    <w:name w:val="CharTok"/>
    <w:basedOn w:val="VerbatimChar"/>
    <w:rsid w:val="003554DE"/>
    <w:rPr>
      <w:rFonts w:ascii="Consolas" w:hAnsi="Consolas"/>
      <w:i/>
      <w:iCs/>
      <w:color w:val="4070A0"/>
      <w:sz w:val="22"/>
      <w:szCs w:val="18"/>
      <w:lang w:val="en-GB"/>
    </w:rPr>
  </w:style>
  <w:style w:type="character" w:customStyle="1" w:styleId="SpecialCharTok">
    <w:name w:val="SpecialCharTok"/>
    <w:basedOn w:val="VerbatimChar"/>
    <w:rsid w:val="003554DE"/>
    <w:rPr>
      <w:rFonts w:ascii="Consolas" w:hAnsi="Consolas"/>
      <w:i/>
      <w:iCs/>
      <w:color w:val="4070A0"/>
      <w:sz w:val="22"/>
      <w:szCs w:val="18"/>
      <w:lang w:val="en-GB"/>
    </w:rPr>
  </w:style>
  <w:style w:type="character" w:customStyle="1" w:styleId="StringTok">
    <w:name w:val="StringTok"/>
    <w:basedOn w:val="VerbatimChar"/>
    <w:rsid w:val="003554DE"/>
    <w:rPr>
      <w:rFonts w:ascii="Consolas" w:hAnsi="Consolas"/>
      <w:i/>
      <w:iCs/>
      <w:color w:val="4070A0"/>
      <w:sz w:val="22"/>
      <w:szCs w:val="18"/>
      <w:lang w:val="en-GB"/>
    </w:rPr>
  </w:style>
  <w:style w:type="character" w:customStyle="1" w:styleId="VerbatimStringTok">
    <w:name w:val="VerbatimStringTok"/>
    <w:basedOn w:val="VerbatimChar"/>
    <w:rsid w:val="003554DE"/>
    <w:rPr>
      <w:rFonts w:ascii="Consolas" w:hAnsi="Consolas"/>
      <w:i/>
      <w:iCs/>
      <w:color w:val="4070A0"/>
      <w:sz w:val="22"/>
      <w:szCs w:val="18"/>
      <w:lang w:val="en-GB"/>
    </w:rPr>
  </w:style>
  <w:style w:type="character" w:customStyle="1" w:styleId="SpecialStringTok">
    <w:name w:val="SpecialStringTok"/>
    <w:basedOn w:val="VerbatimChar"/>
    <w:rsid w:val="003554DE"/>
    <w:rPr>
      <w:rFonts w:ascii="Consolas" w:hAnsi="Consolas"/>
      <w:i/>
      <w:iCs/>
      <w:color w:val="BB6688"/>
      <w:sz w:val="22"/>
      <w:szCs w:val="18"/>
      <w:lang w:val="en-GB"/>
    </w:rPr>
  </w:style>
  <w:style w:type="character" w:customStyle="1" w:styleId="ImportTok">
    <w:name w:val="ImportTok"/>
    <w:basedOn w:val="VerbatimChar"/>
    <w:rsid w:val="003554DE"/>
    <w:rPr>
      <w:rFonts w:ascii="Consolas" w:hAnsi="Consolas"/>
      <w:b/>
      <w:i/>
      <w:iCs/>
      <w:color w:val="008000"/>
      <w:sz w:val="22"/>
      <w:szCs w:val="18"/>
      <w:lang w:val="en-GB"/>
    </w:rPr>
  </w:style>
  <w:style w:type="character" w:customStyle="1" w:styleId="CommentTok">
    <w:name w:val="CommentTok"/>
    <w:basedOn w:val="VerbatimChar"/>
    <w:rsid w:val="003554DE"/>
    <w:rPr>
      <w:rFonts w:ascii="Consolas" w:hAnsi="Consolas"/>
      <w:i w:val="0"/>
      <w:iCs/>
      <w:color w:val="60A0B0"/>
      <w:sz w:val="22"/>
      <w:szCs w:val="18"/>
      <w:lang w:val="en-GB"/>
    </w:rPr>
  </w:style>
  <w:style w:type="character" w:customStyle="1" w:styleId="DocumentationTok">
    <w:name w:val="DocumentationTok"/>
    <w:basedOn w:val="VerbatimChar"/>
    <w:rsid w:val="003554DE"/>
    <w:rPr>
      <w:rFonts w:ascii="Consolas" w:hAnsi="Consolas"/>
      <w:i w:val="0"/>
      <w:iCs/>
      <w:color w:val="BA2121"/>
      <w:sz w:val="22"/>
      <w:szCs w:val="18"/>
      <w:lang w:val="en-GB"/>
    </w:rPr>
  </w:style>
  <w:style w:type="character" w:customStyle="1" w:styleId="AnnotationTok">
    <w:name w:val="AnnotationTok"/>
    <w:basedOn w:val="VerbatimChar"/>
    <w:rsid w:val="003554DE"/>
    <w:rPr>
      <w:rFonts w:ascii="Consolas" w:hAnsi="Consolas"/>
      <w:b/>
      <w:i w:val="0"/>
      <w:iCs/>
      <w:color w:val="60A0B0"/>
      <w:sz w:val="22"/>
      <w:szCs w:val="18"/>
      <w:lang w:val="en-GB"/>
    </w:rPr>
  </w:style>
  <w:style w:type="character" w:customStyle="1" w:styleId="CommentVarTok">
    <w:name w:val="CommentVarTok"/>
    <w:basedOn w:val="VerbatimChar"/>
    <w:rsid w:val="003554DE"/>
    <w:rPr>
      <w:rFonts w:ascii="Consolas" w:hAnsi="Consolas"/>
      <w:b/>
      <w:i w:val="0"/>
      <w:iCs/>
      <w:color w:val="60A0B0"/>
      <w:sz w:val="22"/>
      <w:szCs w:val="18"/>
      <w:lang w:val="en-GB"/>
    </w:rPr>
  </w:style>
  <w:style w:type="character" w:customStyle="1" w:styleId="OtherTok">
    <w:name w:val="OtherTok"/>
    <w:basedOn w:val="VerbatimChar"/>
    <w:rsid w:val="003554DE"/>
    <w:rPr>
      <w:rFonts w:ascii="Consolas" w:hAnsi="Consolas"/>
      <w:i/>
      <w:iCs/>
      <w:color w:val="007020"/>
      <w:sz w:val="22"/>
      <w:szCs w:val="18"/>
      <w:lang w:val="en-GB"/>
    </w:rPr>
  </w:style>
  <w:style w:type="character" w:customStyle="1" w:styleId="FunctionTok">
    <w:name w:val="FunctionTok"/>
    <w:basedOn w:val="VerbatimChar"/>
    <w:rsid w:val="003554DE"/>
    <w:rPr>
      <w:rFonts w:ascii="Consolas" w:hAnsi="Consolas"/>
      <w:i/>
      <w:iCs/>
      <w:color w:val="06287E"/>
      <w:sz w:val="22"/>
      <w:szCs w:val="18"/>
      <w:lang w:val="en-GB"/>
    </w:rPr>
  </w:style>
  <w:style w:type="character" w:customStyle="1" w:styleId="VariableTok">
    <w:name w:val="VariableTok"/>
    <w:basedOn w:val="VerbatimChar"/>
    <w:rsid w:val="003554DE"/>
    <w:rPr>
      <w:rFonts w:ascii="Consolas" w:hAnsi="Consolas"/>
      <w:i/>
      <w:iCs/>
      <w:color w:val="19177C"/>
      <w:sz w:val="22"/>
      <w:szCs w:val="18"/>
      <w:lang w:val="en-GB"/>
    </w:rPr>
  </w:style>
  <w:style w:type="character" w:customStyle="1" w:styleId="ControlFlowTok">
    <w:name w:val="ControlFlowTok"/>
    <w:basedOn w:val="VerbatimChar"/>
    <w:rsid w:val="003554DE"/>
    <w:rPr>
      <w:rFonts w:ascii="Consolas" w:hAnsi="Consolas"/>
      <w:b/>
      <w:i/>
      <w:iCs/>
      <w:color w:val="007020"/>
      <w:sz w:val="22"/>
      <w:szCs w:val="18"/>
      <w:lang w:val="en-GB"/>
    </w:rPr>
  </w:style>
  <w:style w:type="character" w:customStyle="1" w:styleId="OperatorTok">
    <w:name w:val="OperatorTok"/>
    <w:basedOn w:val="VerbatimChar"/>
    <w:rsid w:val="003554DE"/>
    <w:rPr>
      <w:rFonts w:ascii="Consolas" w:hAnsi="Consolas"/>
      <w:i/>
      <w:iCs/>
      <w:color w:val="666666"/>
      <w:sz w:val="22"/>
      <w:szCs w:val="18"/>
      <w:lang w:val="en-GB"/>
    </w:rPr>
  </w:style>
  <w:style w:type="character" w:customStyle="1" w:styleId="BuiltInTok">
    <w:name w:val="BuiltInTok"/>
    <w:basedOn w:val="VerbatimChar"/>
    <w:rsid w:val="003554DE"/>
    <w:rPr>
      <w:rFonts w:ascii="Consolas" w:hAnsi="Consolas"/>
      <w:i/>
      <w:iCs/>
      <w:color w:val="008000"/>
      <w:sz w:val="22"/>
      <w:szCs w:val="18"/>
      <w:lang w:val="en-GB"/>
    </w:rPr>
  </w:style>
  <w:style w:type="character" w:customStyle="1" w:styleId="ExtensionTok">
    <w:name w:val="ExtensionTok"/>
    <w:basedOn w:val="VerbatimChar"/>
    <w:rsid w:val="003554DE"/>
    <w:rPr>
      <w:rFonts w:ascii="Consolas" w:hAnsi="Consolas"/>
      <w:i/>
      <w:iCs/>
      <w:color w:val="0E2841" w:themeColor="text2"/>
      <w:sz w:val="22"/>
      <w:szCs w:val="18"/>
      <w:lang w:val="en-GB"/>
    </w:rPr>
  </w:style>
  <w:style w:type="character" w:customStyle="1" w:styleId="PreprocessorTok">
    <w:name w:val="PreprocessorTok"/>
    <w:basedOn w:val="VerbatimChar"/>
    <w:rsid w:val="003554DE"/>
    <w:rPr>
      <w:rFonts w:ascii="Consolas" w:hAnsi="Consolas"/>
      <w:i/>
      <w:iCs/>
      <w:color w:val="BC7A00"/>
      <w:sz w:val="22"/>
      <w:szCs w:val="18"/>
      <w:lang w:val="en-GB"/>
    </w:rPr>
  </w:style>
  <w:style w:type="character" w:customStyle="1" w:styleId="AttributeTok">
    <w:name w:val="AttributeTok"/>
    <w:basedOn w:val="VerbatimChar"/>
    <w:rsid w:val="003554DE"/>
    <w:rPr>
      <w:rFonts w:ascii="Consolas" w:hAnsi="Consolas"/>
      <w:i/>
      <w:iCs/>
      <w:color w:val="7D9029"/>
      <w:sz w:val="22"/>
      <w:szCs w:val="18"/>
      <w:lang w:val="en-GB"/>
    </w:rPr>
  </w:style>
  <w:style w:type="character" w:customStyle="1" w:styleId="RegionMarkerTok">
    <w:name w:val="RegionMarkerTok"/>
    <w:basedOn w:val="VerbatimChar"/>
    <w:rsid w:val="003554DE"/>
    <w:rPr>
      <w:rFonts w:ascii="Consolas" w:hAnsi="Consolas"/>
      <w:i/>
      <w:iCs/>
      <w:color w:val="0E2841" w:themeColor="text2"/>
      <w:sz w:val="22"/>
      <w:szCs w:val="18"/>
      <w:lang w:val="en-GB"/>
    </w:rPr>
  </w:style>
  <w:style w:type="character" w:customStyle="1" w:styleId="InformationTok">
    <w:name w:val="InformationTok"/>
    <w:basedOn w:val="VerbatimChar"/>
    <w:rsid w:val="003554DE"/>
    <w:rPr>
      <w:rFonts w:ascii="Consolas" w:hAnsi="Consolas"/>
      <w:b/>
      <w:i w:val="0"/>
      <w:iCs/>
      <w:color w:val="60A0B0"/>
      <w:sz w:val="22"/>
      <w:szCs w:val="18"/>
      <w:lang w:val="en-GB"/>
    </w:rPr>
  </w:style>
  <w:style w:type="character" w:customStyle="1" w:styleId="WarningTok">
    <w:name w:val="WarningTok"/>
    <w:basedOn w:val="VerbatimChar"/>
    <w:rsid w:val="003554DE"/>
    <w:rPr>
      <w:rFonts w:ascii="Consolas" w:hAnsi="Consolas"/>
      <w:b/>
      <w:i w:val="0"/>
      <w:iCs/>
      <w:color w:val="60A0B0"/>
      <w:sz w:val="22"/>
      <w:szCs w:val="18"/>
      <w:lang w:val="en-GB"/>
    </w:rPr>
  </w:style>
  <w:style w:type="character" w:customStyle="1" w:styleId="AlertTok">
    <w:name w:val="AlertTok"/>
    <w:basedOn w:val="VerbatimChar"/>
    <w:rsid w:val="003554DE"/>
    <w:rPr>
      <w:rFonts w:ascii="Consolas" w:hAnsi="Consolas"/>
      <w:b/>
      <w:i/>
      <w:iCs/>
      <w:color w:val="FF0000"/>
      <w:sz w:val="22"/>
      <w:szCs w:val="18"/>
      <w:lang w:val="en-GB"/>
    </w:rPr>
  </w:style>
  <w:style w:type="character" w:customStyle="1" w:styleId="ErrorTok">
    <w:name w:val="ErrorTok"/>
    <w:basedOn w:val="VerbatimChar"/>
    <w:rsid w:val="003554DE"/>
    <w:rPr>
      <w:rFonts w:ascii="Consolas" w:hAnsi="Consolas"/>
      <w:b/>
      <w:i/>
      <w:iCs/>
      <w:color w:val="FF0000"/>
      <w:sz w:val="22"/>
      <w:szCs w:val="18"/>
      <w:lang w:val="en-GB"/>
    </w:rPr>
  </w:style>
  <w:style w:type="character" w:customStyle="1" w:styleId="NormalTok">
    <w:name w:val="NormalTok"/>
    <w:basedOn w:val="VerbatimChar"/>
    <w:rsid w:val="003554DE"/>
    <w:rPr>
      <w:rFonts w:ascii="Consolas" w:hAnsi="Consolas"/>
      <w:i/>
      <w:iCs/>
      <w:color w:val="0E2841" w:themeColor="text2"/>
      <w:sz w:val="22"/>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180884">
      <w:bodyDiv w:val="1"/>
      <w:marLeft w:val="0"/>
      <w:marRight w:val="0"/>
      <w:marTop w:val="0"/>
      <w:marBottom w:val="0"/>
      <w:divBdr>
        <w:top w:val="none" w:sz="0" w:space="0" w:color="auto"/>
        <w:left w:val="none" w:sz="0" w:space="0" w:color="auto"/>
        <w:bottom w:val="none" w:sz="0" w:space="0" w:color="auto"/>
        <w:right w:val="none" w:sz="0" w:space="0" w:color="auto"/>
      </w:divBdr>
    </w:div>
    <w:div w:id="751319140">
      <w:bodyDiv w:val="1"/>
      <w:marLeft w:val="0"/>
      <w:marRight w:val="0"/>
      <w:marTop w:val="0"/>
      <w:marBottom w:val="0"/>
      <w:divBdr>
        <w:top w:val="none" w:sz="0" w:space="0" w:color="auto"/>
        <w:left w:val="none" w:sz="0" w:space="0" w:color="auto"/>
        <w:bottom w:val="none" w:sz="0" w:space="0" w:color="auto"/>
        <w:right w:val="none" w:sz="0" w:space="0" w:color="auto"/>
      </w:divBdr>
    </w:div>
    <w:div w:id="816267240">
      <w:bodyDiv w:val="1"/>
      <w:marLeft w:val="0"/>
      <w:marRight w:val="0"/>
      <w:marTop w:val="0"/>
      <w:marBottom w:val="0"/>
      <w:divBdr>
        <w:top w:val="none" w:sz="0" w:space="0" w:color="auto"/>
        <w:left w:val="none" w:sz="0" w:space="0" w:color="auto"/>
        <w:bottom w:val="none" w:sz="0" w:space="0" w:color="auto"/>
        <w:right w:val="none" w:sz="0" w:space="0" w:color="auto"/>
      </w:divBdr>
    </w:div>
    <w:div w:id="1248465839">
      <w:bodyDiv w:val="1"/>
      <w:marLeft w:val="0"/>
      <w:marRight w:val="0"/>
      <w:marTop w:val="0"/>
      <w:marBottom w:val="0"/>
      <w:divBdr>
        <w:top w:val="none" w:sz="0" w:space="0" w:color="auto"/>
        <w:left w:val="none" w:sz="0" w:space="0" w:color="auto"/>
        <w:bottom w:val="none" w:sz="0" w:space="0" w:color="auto"/>
        <w:right w:val="none" w:sz="0" w:space="0" w:color="auto"/>
      </w:divBdr>
    </w:div>
    <w:div w:id="1315331411">
      <w:bodyDiv w:val="1"/>
      <w:marLeft w:val="0"/>
      <w:marRight w:val="0"/>
      <w:marTop w:val="0"/>
      <w:marBottom w:val="0"/>
      <w:divBdr>
        <w:top w:val="none" w:sz="0" w:space="0" w:color="auto"/>
        <w:left w:val="none" w:sz="0" w:space="0" w:color="auto"/>
        <w:bottom w:val="none" w:sz="0" w:space="0" w:color="auto"/>
        <w:right w:val="none" w:sz="0" w:space="0" w:color="auto"/>
      </w:divBdr>
    </w:div>
    <w:div w:id="1425686097">
      <w:bodyDiv w:val="1"/>
      <w:marLeft w:val="0"/>
      <w:marRight w:val="0"/>
      <w:marTop w:val="0"/>
      <w:marBottom w:val="0"/>
      <w:divBdr>
        <w:top w:val="none" w:sz="0" w:space="0" w:color="auto"/>
        <w:left w:val="none" w:sz="0" w:space="0" w:color="auto"/>
        <w:bottom w:val="none" w:sz="0" w:space="0" w:color="auto"/>
        <w:right w:val="none" w:sz="0" w:space="0" w:color="auto"/>
      </w:divBdr>
    </w:div>
    <w:div w:id="158742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ADEData-Lab/HeatStreet/blob/a6476e7067916f7fbc0ff0f119be0993d9d76f04/docs/SCENARIO_OUTPUTS.md" TargetMode="External"/><Relationship Id="rId21" Type="http://schemas.openxmlformats.org/officeDocument/2006/relationships/hyperlink" Target="https://github.com/ADEData-Lab/HeatStreet/blob/a6476e7067916f7fbc0ff0f119be0993d9d76f04/src/modeling/scenario_model.py" TargetMode="External"/><Relationship Id="rId42" Type="http://schemas.openxmlformats.org/officeDocument/2006/relationships/hyperlink" Target="https://github.com/ADEData-Lab/HeatStreet/blob/a6476e7067916f7fbc0ff0f119be0993d9d76f04/README.md" TargetMode="External"/><Relationship Id="rId63" Type="http://schemas.openxmlformats.org/officeDocument/2006/relationships/hyperlink" Target="https://github.com/ADEData-Lab/HeatStreet/blob/a6476e7067916f7fbc0ff0f119be0993d9d76f04/src/modeling/scenario_model.py" TargetMode="External"/><Relationship Id="rId84" Type="http://schemas.openxmlformats.org/officeDocument/2006/relationships/hyperlink" Target="https://github.com/ADEData-Lab/HeatStreet/blob/a6476e7067916f7fbc0ff0f119be0993d9d76f04/docs/SCENARIO_OUTPUTS.md" TargetMode="External"/><Relationship Id="rId138" Type="http://schemas.openxmlformats.org/officeDocument/2006/relationships/hyperlink" Target="https://github.com/ADEData-Lab/HeatStreet/blob/a6476e7067916f7fbc0ff0f119be0993d9d76f04/docs/SCENARIO_OUTPUTS.md" TargetMode="External"/><Relationship Id="rId107" Type="http://schemas.openxmlformats.org/officeDocument/2006/relationships/hyperlink" Target="https://github.com/ADEData-Lab/HeatStreet/blob/a6476e7067916f7fbc0ff0f119be0993d9d76f04/config/config.yaml" TargetMode="External"/><Relationship Id="rId11" Type="http://schemas.openxmlformats.org/officeDocument/2006/relationships/header" Target="header1.xml"/><Relationship Id="rId32" Type="http://schemas.openxmlformats.org/officeDocument/2006/relationships/hyperlink" Target="https://github.com/ADEData-Lab/HeatStreet/blob/a6476e7067916f7fbc0ff0f119be0993d9d76f04/src/modeling/scenario_model.py" TargetMode="External"/><Relationship Id="rId53" Type="http://schemas.openxmlformats.org/officeDocument/2006/relationships/hyperlink" Target="https://github.com/ADEData-Lab/HeatStreet/blob/a6476e7067916f7fbc0ff0f119be0993d9d76f04/src/modeling/scenario_model.py" TargetMode="External"/><Relationship Id="rId74" Type="http://schemas.openxmlformats.org/officeDocument/2006/relationships/hyperlink" Target="https://github.com/ADEData-Lab/HeatStreet/blob/a6476e7067916f7fbc0ff0f119be0993d9d76f04/src/spatial/heat_network_analysis.py" TargetMode="External"/><Relationship Id="rId128" Type="http://schemas.openxmlformats.org/officeDocument/2006/relationships/hyperlink" Target="https://github.com/ADEData-Lab/HeatStreet/blob/a6476e7067916f7fbc0ff0f119be0993d9d76f04/docs/SCENARIO_OUTPUTS.md" TargetMode="External"/><Relationship Id="rId149" Type="http://schemas.openxmlformats.org/officeDocument/2006/relationships/hyperlink" Target="https://github.com/ADEData-Lab/HeatStreet.git" TargetMode="External"/><Relationship Id="rId5" Type="http://schemas.openxmlformats.org/officeDocument/2006/relationships/numbering" Target="numbering.xml"/><Relationship Id="rId95" Type="http://schemas.openxmlformats.org/officeDocument/2006/relationships/hyperlink" Target="https://github.com/ADEData-Lab/HeatStreet/blob/a6476e7067916f7fbc0ff0f119be0993d9d76f04/src/modeling/scenario_model.py" TargetMode="External"/><Relationship Id="rId22" Type="http://schemas.openxmlformats.org/officeDocument/2006/relationships/hyperlink" Target="https://github.com/ADEData-Lab/HeatStreet/blob/a6476e7067916f7fbc0ff0f119be0993d9d76f04/src/modeling/scenario_model.py" TargetMode="External"/><Relationship Id="rId27" Type="http://schemas.openxmlformats.org/officeDocument/2006/relationships/hyperlink" Target="https://github.com/ADEData-Lab/HeatStreet/blob/a6476e7067916f7fbc0ff0f119be0993d9d76f04/config/config.yaml" TargetMode="External"/><Relationship Id="rId43" Type="http://schemas.openxmlformats.org/officeDocument/2006/relationships/hyperlink" Target="https://github.com/ADEData-Lab/HeatStreet/blob/a6476e7067916f7fbc0ff0f119be0993d9d76f04/src/modeling/scenario_model.py" TargetMode="External"/><Relationship Id="rId48" Type="http://schemas.openxmlformats.org/officeDocument/2006/relationships/hyperlink" Target="https://github.com/ADEData-Lab/HeatStreet/blob/a6476e7067916f7fbc0ff0f119be0993d9d76f04/src/modeling/scenario_model.py" TargetMode="External"/><Relationship Id="rId64" Type="http://schemas.openxmlformats.org/officeDocument/2006/relationships/hyperlink" Target="https://github.com/ADEData-Lab/HeatStreet/blob/a6476e7067916f7fbc0ff0f119be0993d9d76f04/src/modeling/scenario_model.py" TargetMode="External"/><Relationship Id="rId69" Type="http://schemas.openxmlformats.org/officeDocument/2006/relationships/hyperlink" Target="https://github.com/ADEData-Lab/HeatStreet/blob/a6476e7067916f7fbc0ff0f119be0993d9d76f04/src/spatial/heat_network_analysis.py" TargetMode="External"/><Relationship Id="rId113" Type="http://schemas.openxmlformats.org/officeDocument/2006/relationships/hyperlink" Target="https://github.com/ADEData-Lab/HeatStreet/blob/a6476e7067916f7fbc0ff0f119be0993d9d76f04/src/modeling/scenario_model.py" TargetMode="External"/><Relationship Id="rId118" Type="http://schemas.openxmlformats.org/officeDocument/2006/relationships/hyperlink" Target="https://github.com/ADEData-Lab/HeatStreet/blob/a6476e7067916f7fbc0ff0f119be0993d9d76f04/docs/SCENARIO_OUTPUTS.md" TargetMode="External"/><Relationship Id="rId134" Type="http://schemas.openxmlformats.org/officeDocument/2006/relationships/hyperlink" Target="https://github.com/ADEData-Lab/HeatStreet/blob/a6476e7067916f7fbc0ff0f119be0993d9d76f04/docs/SCENARIO_OUTPUTS.md" TargetMode="External"/><Relationship Id="rId139" Type="http://schemas.openxmlformats.org/officeDocument/2006/relationships/hyperlink" Target="https://github.com/ADEData-Lab/HeatStreet/blob/a6476e7067916f7fbc0ff0f119be0993d9d76f04/docs/SCENARIO_OUTPUTS.md" TargetMode="External"/><Relationship Id="rId80" Type="http://schemas.openxmlformats.org/officeDocument/2006/relationships/hyperlink" Target="https://github.com/ADEData-Lab/HeatStreet/blob/a6476e7067916f7fbc0ff0f119be0993d9d76f04/src/spatial/heat_network_analysis.py" TargetMode="External"/><Relationship Id="rId85" Type="http://schemas.openxmlformats.org/officeDocument/2006/relationships/hyperlink" Target="https://github.com/ADEData-Lab/HeatStreet/blob/a6476e7067916f7fbc0ff0f119be0993d9d76f04/src/spatial/heat_network_analysis.py" TargetMode="External"/><Relationship Id="rId150" Type="http://schemas.openxmlformats.org/officeDocument/2006/relationships/fontTable" Target="fontTable.xml"/><Relationship Id="rId12" Type="http://schemas.openxmlformats.org/officeDocument/2006/relationships/footer" Target="footer1.xml"/><Relationship Id="rId17" Type="http://schemas.openxmlformats.org/officeDocument/2006/relationships/image" Target="media/image2.png"/><Relationship Id="rId33" Type="http://schemas.openxmlformats.org/officeDocument/2006/relationships/hyperlink" Target="https://github.com/ADEData-Lab/HeatStreet/blob/a6476e7067916f7fbc0ff0f119be0993d9d76f04/src/modeling/scenario_model.py" TargetMode="External"/><Relationship Id="rId38" Type="http://schemas.openxmlformats.org/officeDocument/2006/relationships/hyperlink" Target="https://github.com/ADEData-Lab/HeatStreet/blob/a6476e7067916f7fbc0ff0f119be0993d9d76f04/config/config.yaml" TargetMode="External"/><Relationship Id="rId59" Type="http://schemas.openxmlformats.org/officeDocument/2006/relationships/hyperlink" Target="https://github.com/ADEData-Lab/HeatStreet/blob/a6476e7067916f7fbc0ff0f119be0993d9d76f04/README.md" TargetMode="External"/><Relationship Id="rId103" Type="http://schemas.openxmlformats.org/officeDocument/2006/relationships/hyperlink" Target="https://github.com/ADEData-Lab/HeatStreet/blob/a6476e7067916f7fbc0ff0f119be0993d9d76f04/config/config.yaml" TargetMode="External"/><Relationship Id="rId108" Type="http://schemas.openxmlformats.org/officeDocument/2006/relationships/hyperlink" Target="https://github.com/ADEData-Lab/HeatStreet/blob/a6476e7067916f7fbc0ff0f119be0993d9d76f04/config/config.yaml" TargetMode="External"/><Relationship Id="rId124" Type="http://schemas.openxmlformats.org/officeDocument/2006/relationships/hyperlink" Target="https://github.com/ADEData-Lab/HeatStreet/blob/a6476e7067916f7fbc0ff0f119be0993d9d76f04/docs/SCENARIO_OUTPUTS.md" TargetMode="External"/><Relationship Id="rId129" Type="http://schemas.openxmlformats.org/officeDocument/2006/relationships/hyperlink" Target="https://github.com/ADEData-Lab/HeatStreet/blob/a6476e7067916f7fbc0ff0f119be0993d9d76f04/docs/SCENARIO_OUTPUTS.md" TargetMode="External"/><Relationship Id="rId54" Type="http://schemas.openxmlformats.org/officeDocument/2006/relationships/hyperlink" Target="https://github.com/ADEData-Lab/HeatStreet/blob/a6476e7067916f7fbc0ff0f119be0993d9d76f04/src/modeling/scenario_model.py" TargetMode="External"/><Relationship Id="rId70" Type="http://schemas.openxmlformats.org/officeDocument/2006/relationships/hyperlink" Target="https://github.com/ADEData-Lab/HeatStreet/blob/a6476e7067916f7fbc0ff0f119be0993d9d76f04/config/config.yaml" TargetMode="External"/><Relationship Id="rId75" Type="http://schemas.openxmlformats.org/officeDocument/2006/relationships/hyperlink" Target="https://github.com/ADEData-Lab/HeatStreet/blob/a6476e7067916f7fbc0ff0f119be0993d9d76f04/src/spatial/heat_network_analysis.py" TargetMode="External"/><Relationship Id="rId91" Type="http://schemas.openxmlformats.org/officeDocument/2006/relationships/hyperlink" Target="https://github.com/ADEData-Lab/HeatStreet/blob/a6476e7067916f7fbc0ff0f119be0993d9d76f04/src/modeling/scenario_model.py" TargetMode="External"/><Relationship Id="rId96" Type="http://schemas.openxmlformats.org/officeDocument/2006/relationships/hyperlink" Target="https://github.com/ADEData-Lab/HeatStreet/blob/a6476e7067916f7fbc0ff0f119be0993d9d76f04/src/modeling/scenario_model.py" TargetMode="External"/><Relationship Id="rId140" Type="http://schemas.openxmlformats.org/officeDocument/2006/relationships/hyperlink" Target="https://github.com/ADEData-Lab/HeatStreet/blob/a6476e7067916f7fbc0ff0f119be0993d9d76f04/docs/SCENARIO_OUTPUTS.md" TargetMode="External"/><Relationship Id="rId145" Type="http://schemas.openxmlformats.org/officeDocument/2006/relationships/hyperlink" Target="https://github.com/ADEData-Lab/HeatStreet/blob/a6476e7067916f7fbc0ff0f119be0993d9d76f04/docs/SCENARIO_OUTPUTS.md"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github.com/ADEData-Lab/HeatStreet/blob/a6476e7067916f7fbc0ff0f119be0993d9d76f04/main.py" TargetMode="External"/><Relationship Id="rId28" Type="http://schemas.openxmlformats.org/officeDocument/2006/relationships/hyperlink" Target="https://github.com/ADEData-Lab/HeatStreet/blob/a6476e7067916f7fbc0ff0f119be0993d9d76f04/config/config.yaml" TargetMode="External"/><Relationship Id="rId49" Type="http://schemas.openxmlformats.org/officeDocument/2006/relationships/hyperlink" Target="https://github.com/ADEData-Lab/HeatStreet/blob/a6476e7067916f7fbc0ff0f119be0993d9d76f04/src/spatial/heat_network_analysis.py" TargetMode="External"/><Relationship Id="rId114" Type="http://schemas.openxmlformats.org/officeDocument/2006/relationships/hyperlink" Target="https://github.com/ADEData-Lab/HeatStreet/blob/a6476e7067916f7fbc0ff0f119be0993d9d76f04/src/modeling/scenario_model.py" TargetMode="External"/><Relationship Id="rId119" Type="http://schemas.openxmlformats.org/officeDocument/2006/relationships/hyperlink" Target="https://github.com/ADEData-Lab/HeatStreet/blob/a6476e7067916f7fbc0ff0f119be0993d9d76f04/src/modeling/scenario_model.py" TargetMode="External"/><Relationship Id="rId44" Type="http://schemas.openxmlformats.org/officeDocument/2006/relationships/hyperlink" Target="https://github.com/ADEData-Lab/HeatStreet/blob/a6476e7067916f7fbc0ff0f119be0993d9d76f04/README.md" TargetMode="External"/><Relationship Id="rId60" Type="http://schemas.openxmlformats.org/officeDocument/2006/relationships/hyperlink" Target="https://github.com/ADEData-Lab/HeatStreet/blob/a6476e7067916f7fbc0ff0f119be0993d9d76f04/config/config.yaml" TargetMode="External"/><Relationship Id="rId65" Type="http://schemas.openxmlformats.org/officeDocument/2006/relationships/hyperlink" Target="https://github.com/ADEData-Lab/HeatStreet/blob/a6476e7067916f7fbc0ff0f119be0993d9d76f04/src/modeling/scenario_model.py" TargetMode="External"/><Relationship Id="rId81" Type="http://schemas.openxmlformats.org/officeDocument/2006/relationships/hyperlink" Target="https://github.com/ADEData-Lab/HeatStreet/blob/a6476e7067916f7fbc0ff0f119be0993d9d76f04/src/spatial/heat_network_analysis.py" TargetMode="External"/><Relationship Id="rId86" Type="http://schemas.openxmlformats.org/officeDocument/2006/relationships/hyperlink" Target="https://github.com/ADEData-Lab/HeatStreet/blob/a6476e7067916f7fbc0ff0f119be0993d9d76f04/src/spatial/heat_network_analysis.py" TargetMode="External"/><Relationship Id="rId130" Type="http://schemas.openxmlformats.org/officeDocument/2006/relationships/hyperlink" Target="https://github.com/ADEData-Lab/HeatStreet/blob/a6476e7067916f7fbc0ff0f119be0993d9d76f04/docs/SCENARIO_OUTPUTS.md" TargetMode="External"/><Relationship Id="rId135" Type="http://schemas.openxmlformats.org/officeDocument/2006/relationships/hyperlink" Target="https://github.com/ADEData-Lab/HeatStreet/blob/a6476e7067916f7fbc0ff0f119be0993d9d76f04/docs/SCENARIO_OUTPUTS.md" TargetMode="External"/><Relationship Id="rId151" Type="http://schemas.microsoft.com/office/2011/relationships/people" Target="people.xml"/><Relationship Id="rId13" Type="http://schemas.openxmlformats.org/officeDocument/2006/relationships/comments" Target="comments.xml"/><Relationship Id="rId18" Type="http://schemas.openxmlformats.org/officeDocument/2006/relationships/hyperlink" Target="https://github.com/ADEData-Lab/HeatStreet/blob/a6476e7067916f7fbc0ff0f119be0993d9d76f04/README.md" TargetMode="External"/><Relationship Id="rId39" Type="http://schemas.openxmlformats.org/officeDocument/2006/relationships/hyperlink" Target="https://github.com/ADEData-Lab/HeatStreet/blob/a6476e7067916f7fbc0ff0f119be0993d9d76f04/src/modeling/scenario_model.py" TargetMode="External"/><Relationship Id="rId109" Type="http://schemas.openxmlformats.org/officeDocument/2006/relationships/hyperlink" Target="https://github.com/ADEData-Lab/HeatStreet/blob/a6476e7067916f7fbc0ff0f119be0993d9d76f04/config/config.yaml" TargetMode="External"/><Relationship Id="rId34" Type="http://schemas.openxmlformats.org/officeDocument/2006/relationships/hyperlink" Target="https://github.com/ADEData-Lab/HeatStreet/blob/a6476e7067916f7fbc0ff0f119be0993d9d76f04/src/modeling/scenario_model.py" TargetMode="External"/><Relationship Id="rId50" Type="http://schemas.openxmlformats.org/officeDocument/2006/relationships/hyperlink" Target="https://github.com/ADEData-Lab/HeatStreet/blob/a6476e7067916f7fbc0ff0f119be0993d9d76f04/README.md" TargetMode="External"/><Relationship Id="rId55" Type="http://schemas.openxmlformats.org/officeDocument/2006/relationships/hyperlink" Target="https://github.com/ADEData-Lab/HeatStreet/blob/a6476e7067916f7fbc0ff0f119be0993d9d76f04/src/modeling/scenario_model.py" TargetMode="External"/><Relationship Id="rId76" Type="http://schemas.openxmlformats.org/officeDocument/2006/relationships/hyperlink" Target="https://github.com/ADEData-Lab/HeatStreet/blob/a6476e7067916f7fbc0ff0f119be0993d9d76f04/config/config.yaml" TargetMode="External"/><Relationship Id="rId97" Type="http://schemas.openxmlformats.org/officeDocument/2006/relationships/hyperlink" Target="https://github.com/ADEData-Lab/HeatStreet/blob/a6476e7067916f7fbc0ff0f119be0993d9d76f04/src/modeling/scenario_model.py" TargetMode="External"/><Relationship Id="rId104" Type="http://schemas.openxmlformats.org/officeDocument/2006/relationships/hyperlink" Target="https://github.com/ADEData-Lab/HeatStreet/blob/a6476e7067916f7fbc0ff0f119be0993d9d76f04/config/config.yaml" TargetMode="External"/><Relationship Id="rId120" Type="http://schemas.openxmlformats.org/officeDocument/2006/relationships/hyperlink" Target="https://github.com/ADEData-Lab/HeatStreet/blob/a6476e7067916f7fbc0ff0f119be0993d9d76f04/src/modeling/scenario_model.py" TargetMode="External"/><Relationship Id="rId125" Type="http://schemas.openxmlformats.org/officeDocument/2006/relationships/hyperlink" Target="https://github.com/ADEData-Lab/HeatStreet/blob/a6476e7067916f7fbc0ff0f119be0993d9d76f04/docs/SCENARIO_OUTPUTS.md" TargetMode="External"/><Relationship Id="rId141" Type="http://schemas.openxmlformats.org/officeDocument/2006/relationships/hyperlink" Target="https://github.com/ADEData-Lab/HeatStreet/blob/a6476e7067916f7fbc0ff0f119be0993d9d76f04/docs/SCENARIO_OUTPUTS.md" TargetMode="External"/><Relationship Id="rId146" Type="http://schemas.openxmlformats.org/officeDocument/2006/relationships/hyperlink" Target="https://github.com/ADEData-Lab/HeatStreet/blob/a6476e7067916f7fbc0ff0f119be0993d9d76f04/README.md" TargetMode="External"/><Relationship Id="rId7" Type="http://schemas.openxmlformats.org/officeDocument/2006/relationships/settings" Target="settings.xml"/><Relationship Id="rId71" Type="http://schemas.openxmlformats.org/officeDocument/2006/relationships/hyperlink" Target="https://github.com/ADEData-Lab/HeatStreet/blob/a6476e7067916f7fbc0ff0f119be0993d9d76f04/src/spatial/heat_network_analysis.py" TargetMode="External"/><Relationship Id="rId92" Type="http://schemas.openxmlformats.org/officeDocument/2006/relationships/hyperlink" Target="https://github.com/ADEData-Lab/HeatStreet/blob/a6476e7067916f7fbc0ff0f119be0993d9d76f04/src/modeling/scenario_model.py" TargetMode="External"/><Relationship Id="rId2" Type="http://schemas.openxmlformats.org/officeDocument/2006/relationships/customXml" Target="../customXml/item2.xml"/><Relationship Id="rId29" Type="http://schemas.openxmlformats.org/officeDocument/2006/relationships/hyperlink" Target="https://github.com/ADEData-Lab/HeatStreet/blob/a6476e7067916f7fbc0ff0f119be0993d9d76f04/README.md" TargetMode="External"/><Relationship Id="rId24" Type="http://schemas.openxmlformats.org/officeDocument/2006/relationships/hyperlink" Target="https://github.com/ADEData-Lab/HeatStreet/blob/a6476e7067916f7fbc0ff0f119be0993d9d76f04/docs/SCENARIO_OUTPUTS.md" TargetMode="External"/><Relationship Id="rId40" Type="http://schemas.openxmlformats.org/officeDocument/2006/relationships/hyperlink" Target="https://github.com/ADEData-Lab/HeatStreet/blob/a6476e7067916f7fbc0ff0f119be0993d9d76f04/config/config.yaml" TargetMode="External"/><Relationship Id="rId45" Type="http://schemas.openxmlformats.org/officeDocument/2006/relationships/hyperlink" Target="https://github.com/ADEData-Lab/HeatStreet/blob/a6476e7067916f7fbc0ff0f119be0993d9d76f04/config/config.yaml" TargetMode="External"/><Relationship Id="rId66" Type="http://schemas.openxmlformats.org/officeDocument/2006/relationships/hyperlink" Target="https://github.com/ADEData-Lab/HeatStreet/blob/a6476e7067916f7fbc0ff0f119be0993d9d76f04/src/modeling/scenario_model.py" TargetMode="External"/><Relationship Id="rId87" Type="http://schemas.openxmlformats.org/officeDocument/2006/relationships/hyperlink" Target="https://github.com/ADEData-Lab/HeatStreet/blob/a6476e7067916f7fbc0ff0f119be0993d9d76f04/config/config.yaml" TargetMode="External"/><Relationship Id="rId110" Type="http://schemas.openxmlformats.org/officeDocument/2006/relationships/hyperlink" Target="https://github.com/ADEData-Lab/HeatStreet/blob/a6476e7067916f7fbc0ff0f119be0993d9d76f04/config/config.yaml" TargetMode="External"/><Relationship Id="rId115" Type="http://schemas.openxmlformats.org/officeDocument/2006/relationships/hyperlink" Target="https://github.com/ADEData-Lab/HeatStreet/blob/a6476e7067916f7fbc0ff0f119be0993d9d76f04/config/config.py" TargetMode="External"/><Relationship Id="rId131" Type="http://schemas.openxmlformats.org/officeDocument/2006/relationships/hyperlink" Target="https://github.com/ADEData-Lab/HeatStreet/blob/a6476e7067916f7fbc0ff0f119be0993d9d76f04/docs/SCENARIO_OUTPUTS.md" TargetMode="External"/><Relationship Id="rId136" Type="http://schemas.openxmlformats.org/officeDocument/2006/relationships/hyperlink" Target="https://github.com/ADEData-Lab/HeatStreet/blob/a6476e7067916f7fbc0ff0f119be0993d9d76f04/docs/SCENARIO_OUTPUTS.md" TargetMode="External"/><Relationship Id="rId61" Type="http://schemas.openxmlformats.org/officeDocument/2006/relationships/hyperlink" Target="https://github.com/ADEData-Lab/HeatStreet/blob/a6476e7067916f7fbc0ff0f119be0993d9d76f04/src/modeling/scenario_model.py" TargetMode="External"/><Relationship Id="rId82" Type="http://schemas.openxmlformats.org/officeDocument/2006/relationships/hyperlink" Target="https://github.com/ADEData-Lab/HeatStreet/blob/a6476e7067916f7fbc0ff0f119be0993d9d76f04/src/spatial/heat_network_analysis.py" TargetMode="External"/><Relationship Id="rId152" Type="http://schemas.openxmlformats.org/officeDocument/2006/relationships/theme" Target="theme/theme1.xml"/><Relationship Id="rId19" Type="http://schemas.openxmlformats.org/officeDocument/2006/relationships/hyperlink" Target="https://github.com/ADEData-Lab/HeatStreet/blob/a6476e7067916f7fbc0ff0f119be0993d9d76f04/main.py" TargetMode="External"/><Relationship Id="rId14" Type="http://schemas.microsoft.com/office/2011/relationships/commentsExtended" Target="commentsExtended.xml"/><Relationship Id="rId30" Type="http://schemas.openxmlformats.org/officeDocument/2006/relationships/hyperlink" Target="https://github.com/ADEData-Lab/HeatStreet/blob/a6476e7067916f7fbc0ff0f119be0993d9d76f04/config/config.yaml" TargetMode="External"/><Relationship Id="rId35" Type="http://schemas.openxmlformats.org/officeDocument/2006/relationships/hyperlink" Target="https://github.com/ADEData-Lab/HeatStreet/blob/a6476e7067916f7fbc0ff0f119be0993d9d76f04/src/modeling/scenario_model.py" TargetMode="External"/><Relationship Id="rId56" Type="http://schemas.openxmlformats.org/officeDocument/2006/relationships/hyperlink" Target="https://github.com/ADEData-Lab/HeatStreet/blob/a6476e7067916f7fbc0ff0f119be0993d9d76f04/config/config.yaml" TargetMode="External"/><Relationship Id="rId77" Type="http://schemas.openxmlformats.org/officeDocument/2006/relationships/hyperlink" Target="https://github.com/ADEData-Lab/HeatStreet/blob/a6476e7067916f7fbc0ff0f119be0993d9d76f04/src/spatial/heat_network_analysis.py" TargetMode="External"/><Relationship Id="rId100" Type="http://schemas.openxmlformats.org/officeDocument/2006/relationships/hyperlink" Target="https://github.com/ADEData-Lab/HeatStreet/blob/a6476e7067916f7fbc0ff0f119be0993d9d76f04/config/config.yaml" TargetMode="External"/><Relationship Id="rId105" Type="http://schemas.openxmlformats.org/officeDocument/2006/relationships/hyperlink" Target="https://github.com/ADEData-Lab/HeatStreet/blob/a6476e7067916f7fbc0ff0f119be0993d9d76f04/config/config.yaml" TargetMode="External"/><Relationship Id="rId126" Type="http://schemas.openxmlformats.org/officeDocument/2006/relationships/hyperlink" Target="https://github.com/ADEData-Lab/HeatStreet/blob/a6476e7067916f7fbc0ff0f119be0993d9d76f04/docs/SCENARIO_OUTPUTS.md" TargetMode="External"/><Relationship Id="rId147" Type="http://schemas.openxmlformats.org/officeDocument/2006/relationships/hyperlink" Target="https://github.com/ADEData-Lab/HeatStreet/blob/a6476e7067916f7fbc0ff0f119be0993d9d76f04/README.md" TargetMode="External"/><Relationship Id="rId8" Type="http://schemas.openxmlformats.org/officeDocument/2006/relationships/webSettings" Target="webSettings.xml"/><Relationship Id="rId51" Type="http://schemas.openxmlformats.org/officeDocument/2006/relationships/hyperlink" Target="https://github.com/ADEData-Lab/HeatStreet/blob/a6476e7067916f7fbc0ff0f119be0993d9d76f04/README.md" TargetMode="External"/><Relationship Id="rId72" Type="http://schemas.openxmlformats.org/officeDocument/2006/relationships/hyperlink" Target="https://github.com/ADEData-Lab/HeatStreet/blob/a6476e7067916f7fbc0ff0f119be0993d9d76f04/config/config.yaml" TargetMode="External"/><Relationship Id="rId93" Type="http://schemas.openxmlformats.org/officeDocument/2006/relationships/hyperlink" Target="https://github.com/ADEData-Lab/HeatStreet/blob/a6476e7067916f7fbc0ff0f119be0993d9d76f04/src/modeling/scenario_model.py" TargetMode="External"/><Relationship Id="rId98" Type="http://schemas.openxmlformats.org/officeDocument/2006/relationships/hyperlink" Target="https://github.com/ADEData-Lab/HeatStreet/blob/a6476e7067916f7fbc0ff0f119be0993d9d76f04/src/modeling/scenario_model.py" TargetMode="External"/><Relationship Id="rId121" Type="http://schemas.openxmlformats.org/officeDocument/2006/relationships/hyperlink" Target="https://github.com/ADEData-Lab/HeatStreet/blob/a6476e7067916f7fbc0ff0f119be0993d9d76f04/docs/SCENARIO_OUTPUTS.md" TargetMode="External"/><Relationship Id="rId142" Type="http://schemas.openxmlformats.org/officeDocument/2006/relationships/hyperlink" Target="https://github.com/ADEData-Lab/HeatStreet/blob/a6476e7067916f7fbc0ff0f119be0993d9d76f04/docs/SCENARIO_OUTPUTS.md" TargetMode="External"/><Relationship Id="rId3" Type="http://schemas.openxmlformats.org/officeDocument/2006/relationships/customXml" Target="../customXml/item3.xml"/><Relationship Id="rId25" Type="http://schemas.openxmlformats.org/officeDocument/2006/relationships/hyperlink" Target="https://github.com/ADEData-Lab/HeatStreet/blob/a6476e7067916f7fbc0ff0f119be0993d9d76f04/config/config.yaml" TargetMode="External"/><Relationship Id="rId46" Type="http://schemas.openxmlformats.org/officeDocument/2006/relationships/hyperlink" Target="https://github.com/ADEData-Lab/HeatStreet/blob/a6476e7067916f7fbc0ff0f119be0993d9d76f04/config/config.yaml" TargetMode="External"/><Relationship Id="rId67" Type="http://schemas.openxmlformats.org/officeDocument/2006/relationships/hyperlink" Target="https://github.com/ADEData-Lab/HeatStreet/blob/a6476e7067916f7fbc0ff0f119be0993d9d76f04/src/spatial/heat_network_analysis.py" TargetMode="External"/><Relationship Id="rId116" Type="http://schemas.openxmlformats.org/officeDocument/2006/relationships/hyperlink" Target="https://github.com/ADEData-Lab/HeatStreet/blob/a6476e7067916f7fbc0ff0f119be0993d9d76f04/src/modeling/scenario_model.py" TargetMode="External"/><Relationship Id="rId137" Type="http://schemas.openxmlformats.org/officeDocument/2006/relationships/hyperlink" Target="https://github.com/ADEData-Lab/HeatStreet/blob/a6476e7067916f7fbc0ff0f119be0993d9d76f04/docs/SCENARIO_OUTPUTS.md" TargetMode="External"/><Relationship Id="rId20" Type="http://schemas.openxmlformats.org/officeDocument/2006/relationships/hyperlink" Target="https://github.com/ADEData-Lab/HeatStreet/blob/a6476e7067916f7fbc0ff0f119be0993d9d76f04/main.py" TargetMode="External"/><Relationship Id="rId41" Type="http://schemas.openxmlformats.org/officeDocument/2006/relationships/hyperlink" Target="https://github.com/ADEData-Lab/HeatStreet/blob/a6476e7067916f7fbc0ff0f119be0993d9d76f04/config/config.yaml" TargetMode="External"/><Relationship Id="rId62" Type="http://schemas.openxmlformats.org/officeDocument/2006/relationships/hyperlink" Target="https://github.com/ADEData-Lab/HeatStreet/blob/a6476e7067916f7fbc0ff0f119be0993d9d76f04/src/modeling/scenario_model.py" TargetMode="External"/><Relationship Id="rId83" Type="http://schemas.openxmlformats.org/officeDocument/2006/relationships/hyperlink" Target="https://github.com/ADEData-Lab/HeatStreet/blob/a6476e7067916f7fbc0ff0f119be0993d9d76f04/src/modeling/scenario_model.py" TargetMode="External"/><Relationship Id="rId88" Type="http://schemas.openxmlformats.org/officeDocument/2006/relationships/hyperlink" Target="https://github.com/ADEData-Lab/HeatStreet/blob/a6476e7067916f7fbc0ff0f119be0993d9d76f04/src/modeling/scenario_model.py" TargetMode="External"/><Relationship Id="rId111" Type="http://schemas.openxmlformats.org/officeDocument/2006/relationships/hyperlink" Target="https://github.com/ADEData-Lab/HeatStreet/blob/a6476e7067916f7fbc0ff0f119be0993d9d76f04/docs/SCENARIO_OUTPUTS.md" TargetMode="External"/><Relationship Id="rId132" Type="http://schemas.openxmlformats.org/officeDocument/2006/relationships/hyperlink" Target="https://github.com/ADEData-Lab/HeatStreet/blob/a6476e7067916f7fbc0ff0f119be0993d9d76f04/docs/SCENARIO_OUTPUTS.md" TargetMode="External"/><Relationship Id="rId15" Type="http://schemas.microsoft.com/office/2016/09/relationships/commentsIds" Target="commentsIds.xml"/><Relationship Id="rId36" Type="http://schemas.openxmlformats.org/officeDocument/2006/relationships/hyperlink" Target="https://github.com/ADEData-Lab/HeatStreet/blob/a6476e7067916f7fbc0ff0f119be0993d9d76f04/README.md" TargetMode="External"/><Relationship Id="rId57" Type="http://schemas.openxmlformats.org/officeDocument/2006/relationships/hyperlink" Target="https://github.com/ADEData-Lab/HeatStreet/blob/a6476e7067916f7fbc0ff0f119be0993d9d76f04/docs/SCENARIO_OUTPUTS.md" TargetMode="External"/><Relationship Id="rId106" Type="http://schemas.openxmlformats.org/officeDocument/2006/relationships/hyperlink" Target="https://github.com/ADEData-Lab/HeatStreet/blob/a6476e7067916f7fbc0ff0f119be0993d9d76f04/config/config.yaml" TargetMode="External"/><Relationship Id="rId127" Type="http://schemas.openxmlformats.org/officeDocument/2006/relationships/hyperlink" Target="https://github.com/ADEData-Lab/HeatStreet/blob/a6476e7067916f7fbc0ff0f119be0993d9d76f04/docs/SCENARIO_OUTPUTS.md" TargetMode="External"/><Relationship Id="rId10" Type="http://schemas.openxmlformats.org/officeDocument/2006/relationships/endnotes" Target="endnotes.xml"/><Relationship Id="rId31" Type="http://schemas.openxmlformats.org/officeDocument/2006/relationships/hyperlink" Target="https://github.com/ADEData-Lab/HeatStreet/blob/a6476e7067916f7fbc0ff0f119be0993d9d76f04/config/config.yaml" TargetMode="External"/><Relationship Id="rId52" Type="http://schemas.openxmlformats.org/officeDocument/2006/relationships/hyperlink" Target="https://github.com/ADEData-Lab/HeatStreet/blob/a6476e7067916f7fbc0ff0f119be0993d9d76f04/config/config.yaml" TargetMode="External"/><Relationship Id="rId73" Type="http://schemas.openxmlformats.org/officeDocument/2006/relationships/hyperlink" Target="https://github.com/ADEData-Lab/HeatStreet/blob/a6476e7067916f7fbc0ff0f119be0993d9d76f04/config/config.yaml" TargetMode="External"/><Relationship Id="rId78" Type="http://schemas.openxmlformats.org/officeDocument/2006/relationships/hyperlink" Target="https://github.com/ADEData-Lab/HeatStreet/blob/a6476e7067916f7fbc0ff0f119be0993d9d76f04/config/config.yaml" TargetMode="External"/><Relationship Id="rId94" Type="http://schemas.openxmlformats.org/officeDocument/2006/relationships/hyperlink" Target="https://github.com/ADEData-Lab/HeatStreet/blob/a6476e7067916f7fbc0ff0f119be0993d9d76f04/src/modeling/scenario_model.py" TargetMode="External"/><Relationship Id="rId99" Type="http://schemas.openxmlformats.org/officeDocument/2006/relationships/hyperlink" Target="https://github.com/ADEData-Lab/HeatStreet/blob/a6476e7067916f7fbc0ff0f119be0993d9d76f04/src/modeling/scenario_model.py" TargetMode="External"/><Relationship Id="rId101" Type="http://schemas.openxmlformats.org/officeDocument/2006/relationships/hyperlink" Target="https://github.com/ADEData-Lab/HeatStreet/blob/a6476e7067916f7fbc0ff0f119be0993d9d76f04/config/config.yaml" TargetMode="External"/><Relationship Id="rId122" Type="http://schemas.openxmlformats.org/officeDocument/2006/relationships/hyperlink" Target="https://github.com/ADEData-Lab/HeatStreet/blob/a6476e7067916f7fbc0ff0f119be0993d9d76f04/docs/SCENARIO_OUTPUTS.md" TargetMode="External"/><Relationship Id="rId143" Type="http://schemas.openxmlformats.org/officeDocument/2006/relationships/hyperlink" Target="https://github.com/ADEData-Lab/HeatStreet/blob/a6476e7067916f7fbc0ff0f119be0993d9d76f04/src/modeling/scenario_model.py" TargetMode="External"/><Relationship Id="rId148" Type="http://schemas.openxmlformats.org/officeDocument/2006/relationships/hyperlink" Target="https://github.com/ADEData-Lab/HeatStreet/blob/a6476e7067916f7fbc0ff0f119be0993d9d76f04/config/config.yaml"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github.com/ADEData-Lab/HeatStreet/blob/a6476e7067916f7fbc0ff0f119be0993d9d76f04/config/config.yaml" TargetMode="External"/><Relationship Id="rId47" Type="http://schemas.openxmlformats.org/officeDocument/2006/relationships/hyperlink" Target="https://github.com/ADEData-Lab/HeatStreet/blob/a6476e7067916f7fbc0ff0f119be0993d9d76f04/config/config.yaml" TargetMode="External"/><Relationship Id="rId68" Type="http://schemas.openxmlformats.org/officeDocument/2006/relationships/hyperlink" Target="https://github.com/ADEData-Lab/HeatStreet/blob/a6476e7067916f7fbc0ff0f119be0993d9d76f04/src/spatial/heat_network_analysis.py" TargetMode="External"/><Relationship Id="rId89" Type="http://schemas.openxmlformats.org/officeDocument/2006/relationships/hyperlink" Target="https://github.com/ADEData-Lab/HeatStreet/blob/a6476e7067916f7fbc0ff0f119be0993d9d76f04/src/modeling/scenario_model.py" TargetMode="External"/><Relationship Id="rId112" Type="http://schemas.openxmlformats.org/officeDocument/2006/relationships/hyperlink" Target="https://github.com/ADEData-Lab/HeatStreet/blob/a6476e7067916f7fbc0ff0f119be0993d9d76f04/README.md" TargetMode="External"/><Relationship Id="rId133" Type="http://schemas.openxmlformats.org/officeDocument/2006/relationships/hyperlink" Target="https://github.com/ADEData-Lab/HeatStreet/blob/a6476e7067916f7fbc0ff0f119be0993d9d76f04/docs/SCENARIO_OUTPUTS.md" TargetMode="External"/><Relationship Id="rId16" Type="http://schemas.microsoft.com/office/2018/08/relationships/commentsExtensible" Target="commentsExtensible.xml"/><Relationship Id="rId37" Type="http://schemas.openxmlformats.org/officeDocument/2006/relationships/hyperlink" Target="https://github.com/ADEData-Lab/HeatStreet/blob/a6476e7067916f7fbc0ff0f119be0993d9d76f04/src/modeling/scenario_model.py" TargetMode="External"/><Relationship Id="rId58" Type="http://schemas.openxmlformats.org/officeDocument/2006/relationships/hyperlink" Target="https://github.com/ADEData-Lab/HeatStreet/blob/a6476e7067916f7fbc0ff0f119be0993d9d76f04/README.md" TargetMode="External"/><Relationship Id="rId79" Type="http://schemas.openxmlformats.org/officeDocument/2006/relationships/hyperlink" Target="https://github.com/ADEData-Lab/HeatStreet/blob/a6476e7067916f7fbc0ff0f119be0993d9d76f04/src/spatial/heat_network_analysis.py" TargetMode="External"/><Relationship Id="rId102" Type="http://schemas.openxmlformats.org/officeDocument/2006/relationships/hyperlink" Target="https://github.com/ADEData-Lab/HeatStreet/blob/a6476e7067916f7fbc0ff0f119be0993d9d76f04/config/config.yaml" TargetMode="External"/><Relationship Id="rId123" Type="http://schemas.openxmlformats.org/officeDocument/2006/relationships/hyperlink" Target="https://github.com/ADEData-Lab/HeatStreet/blob/a6476e7067916f7fbc0ff0f119be0993d9d76f04/docs/SCENARIO_OUTPUTS.md" TargetMode="External"/><Relationship Id="rId144" Type="http://schemas.openxmlformats.org/officeDocument/2006/relationships/hyperlink" Target="https://github.com/ADEData-Lab/HeatStreet/blob/a6476e7067916f7fbc0ff0f119be0993d9d76f04/src/modeling/scenario_model.py" TargetMode="External"/><Relationship Id="rId90" Type="http://schemas.openxmlformats.org/officeDocument/2006/relationships/hyperlink" Target="https://github.com/ADEData-Lab/HeatStreet/blob/a6476e7067916f7fbc0ff0f119be0993d9d76f04/src/modeling/scenario_model.p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727311AB187EE47B3E85D2BA6E0E564" ma:contentTypeVersion="7" ma:contentTypeDescription="Create a new document." ma:contentTypeScope="" ma:versionID="e480ba4caf1194f61dcaced37dbb68f2">
  <xsd:schema xmlns:xsd="http://www.w3.org/2001/XMLSchema" xmlns:xs="http://www.w3.org/2001/XMLSchema" xmlns:p="http://schemas.microsoft.com/office/2006/metadata/properties" xmlns:ns2="973a0e50-081c-4821-a7ba-3ff3b83760eb" targetNamespace="http://schemas.microsoft.com/office/2006/metadata/properties" ma:root="true" ma:fieldsID="6164d98579035e0c974ce4a4b698c472" ns2:_="">
    <xsd:import namespace="973a0e50-081c-4821-a7ba-3ff3b83760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3a0e50-081c-4821-a7ba-3ff3b83760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MLASeventhEditionOfficeOnline.xsl" StyleName="MLA" Version="7">
  <b:Source>
    <b:Tag>Ofg24</b:Tag>
    <b:SourceType>Report</b:SourceType>
    <b:Guid>{E456987D-9F6A-4A31-AC09-3B34B8F1A6D4}</b:Guid>
    <b:Author>
      <b:Author>
        <b:NameList>
          <b:Person>
            <b:Last>Ofgem</b:Last>
          </b:Person>
        </b:NameList>
      </b:Author>
    </b:Author>
    <b:Title>Boiler Upgrade Scheme</b:Title>
    <b:Year>2024</b:Year>
    <b:City>London</b:City>
    <b:Publisher>Ofgem</b:Publisher>
    <b:YearAccessed>2025</b:YearAccessed>
    <b:URL>https://www.ofgem.gov.uk/environmental-and-social-schemes/boiler-upgrade-scheme-bus</b:URL>
    <b:RefOrder>1</b:RefOrder>
  </b:Source>
</b:Sources>
</file>

<file path=customXml/itemProps1.xml><?xml version="1.0" encoding="utf-8"?>
<ds:datastoreItem xmlns:ds="http://schemas.openxmlformats.org/officeDocument/2006/customXml" ds:itemID="{1EEA58CC-AEEB-46FF-9FF9-0852116FBCF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3FD1B22-4A0E-4FAD-9DAB-E2CD04959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3a0e50-081c-4821-a7ba-3ff3b83760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4ADE8A-2DB5-4EF5-A074-448C74897A3B}">
  <ds:schemaRefs>
    <ds:schemaRef ds:uri="http://schemas.microsoft.com/sharepoint/v3/contenttype/forms"/>
  </ds:schemaRefs>
</ds:datastoreItem>
</file>

<file path=customXml/itemProps4.xml><?xml version="1.0" encoding="utf-8"?>
<ds:datastoreItem xmlns:ds="http://schemas.openxmlformats.org/officeDocument/2006/customXml" ds:itemID="{2EFCF47B-3C40-4E04-9DC6-EF6E7E9D5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40</Pages>
  <Words>14102</Words>
  <Characters>140187</Characters>
  <Application>Microsoft Office Word</Application>
  <DocSecurity>0</DocSecurity>
  <Lines>1168</Lines>
  <Paragraphs>307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153982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 Tinson</dc:creator>
  <cp:keywords/>
  <dc:description/>
  <cp:lastModifiedBy>Pil Krogh Tygesen</cp:lastModifiedBy>
  <cp:revision>1</cp:revision>
  <dcterms:created xsi:type="dcterms:W3CDTF">2026-01-06T09:10:00Z</dcterms:created>
  <dcterms:modified xsi:type="dcterms:W3CDTF">2026-01-07T15:17:00Z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ZOTERO_PREF_1">
    <vt:lpwstr>&lt;data data-version="3" zotero-version="7.0.30"&gt;&lt;session id="rq70UMX1"/&gt;&lt;style id="http://www.zotero.org/styles/harvard-cite-them-right" locale="en-GB" hasBibliography="1" bibliographyStyleHasBeenSet="1"/&gt;&lt;prefs&gt;&lt;pref name="fieldType" value="Field"/&gt;&lt;pref </vt:lpwstr>
  </property>
  <property fmtid="{D5CDD505-2E9C-101B-9397-08002B2CF9AE}" pid="4" name="ZOTERO_PREF_2">
    <vt:lpwstr>name="automaticJournalAbbreviations" value="true"/&gt;&lt;/prefs&gt;&lt;/data&gt;</vt:lpwstr>
  </property>
  <property fmtid="{D5CDD505-2E9C-101B-9397-08002B2CF9AE}" pid="5" name="ContentTypeId">
    <vt:lpwstr>0x010100E727311AB187EE47B3E85D2BA6E0E564</vt:lpwstr>
  </property>
</Properties>
</file>